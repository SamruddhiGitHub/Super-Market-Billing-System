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31480" w14:textId="3B270656" w:rsidR="002810D2" w:rsidRPr="003E75A6" w:rsidRDefault="002810D2" w:rsidP="003D38BC">
      <w:pPr>
        <w:pStyle w:val="Normal1"/>
        <w:jc w:val="center"/>
        <w:rPr>
          <w:rFonts w:ascii="Times New Roman" w:hAnsi="Times New Roman" w:cs="Times New Roman"/>
          <w:noProof/>
        </w:rPr>
      </w:pPr>
      <w:r w:rsidRPr="003E75A6">
        <w:rPr>
          <w:rFonts w:ascii="Times New Roman" w:hAnsi="Times New Roman" w:cs="Times New Roman"/>
          <w:noProof/>
        </w:rPr>
        <w:drawing>
          <wp:anchor distT="0" distB="0" distL="114300" distR="114300" simplePos="0" relativeHeight="251658241" behindDoc="0" locked="0" layoutInCell="1" allowOverlap="1" wp14:anchorId="083D4138" wp14:editId="6C1C4C1A">
            <wp:simplePos x="0" y="0"/>
            <wp:positionH relativeFrom="column">
              <wp:posOffset>0</wp:posOffset>
            </wp:positionH>
            <wp:positionV relativeFrom="paragraph">
              <wp:posOffset>187325</wp:posOffset>
            </wp:positionV>
            <wp:extent cx="1181100" cy="882650"/>
            <wp:effectExtent l="0" t="0" r="0" b="0"/>
            <wp:wrapSquare wrapText="bothSides"/>
            <wp:docPr id="1"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A picture containing 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181100" cy="882650"/>
                    </a:xfrm>
                    <a:prstGeom prst="rect">
                      <a:avLst/>
                    </a:prstGeom>
                  </pic:spPr>
                </pic:pic>
              </a:graphicData>
            </a:graphic>
            <wp14:sizeRelH relativeFrom="page">
              <wp14:pctWidth>0</wp14:pctWidth>
            </wp14:sizeRelH>
            <wp14:sizeRelV relativeFrom="page">
              <wp14:pctHeight>0</wp14:pctHeight>
            </wp14:sizeRelV>
          </wp:anchor>
        </w:drawing>
      </w:r>
    </w:p>
    <w:p w14:paraId="024F4454" w14:textId="1E0EDC52" w:rsidR="002810D2" w:rsidRPr="003E75A6" w:rsidRDefault="002810D2" w:rsidP="002810D2">
      <w:pPr>
        <w:pStyle w:val="Normal1"/>
        <w:spacing w:line="360" w:lineRule="auto"/>
        <w:jc w:val="center"/>
        <w:rPr>
          <w:rFonts w:ascii="Times New Roman" w:hAnsi="Times New Roman" w:cs="Times New Roman"/>
          <w:noProof/>
          <w:sz w:val="24"/>
          <w:szCs w:val="24"/>
        </w:rPr>
      </w:pPr>
      <w:r w:rsidRPr="003E75A6">
        <w:rPr>
          <w:rFonts w:ascii="Times New Roman" w:hAnsi="Times New Roman" w:cs="Times New Roman"/>
          <w:noProof/>
          <w:sz w:val="24"/>
          <w:szCs w:val="24"/>
        </w:rPr>
        <w:t>Holy-wood Academy, Kolhapur.</w:t>
      </w:r>
    </w:p>
    <w:p w14:paraId="52350361" w14:textId="24495575" w:rsidR="002810D2" w:rsidRPr="003E75A6" w:rsidRDefault="002810D2" w:rsidP="002810D2">
      <w:pPr>
        <w:pStyle w:val="Normal1"/>
        <w:spacing w:line="360" w:lineRule="auto"/>
        <w:jc w:val="center"/>
        <w:rPr>
          <w:rFonts w:ascii="Times New Roman" w:hAnsi="Times New Roman" w:cs="Times New Roman"/>
          <w:b/>
          <w:bCs/>
          <w:noProof/>
          <w:color w:val="002060"/>
          <w:sz w:val="28"/>
          <w:szCs w:val="28"/>
        </w:rPr>
      </w:pPr>
      <w:r w:rsidRPr="003E75A6">
        <w:rPr>
          <w:rFonts w:ascii="Times New Roman" w:hAnsi="Times New Roman" w:cs="Times New Roman"/>
          <w:b/>
          <w:bCs/>
          <w:noProof/>
          <w:color w:val="002060"/>
          <w:sz w:val="28"/>
          <w:szCs w:val="28"/>
        </w:rPr>
        <w:t>SANJEEVAN ENGINEERING AND TECHNOLOGY INSTITUTE.</w:t>
      </w:r>
    </w:p>
    <w:p w14:paraId="3B7BA4CB" w14:textId="6D5B25E7" w:rsidR="002810D2" w:rsidRPr="003E75A6" w:rsidRDefault="002810D2" w:rsidP="002810D2">
      <w:pPr>
        <w:pStyle w:val="Normal1"/>
        <w:spacing w:line="360" w:lineRule="auto"/>
        <w:jc w:val="center"/>
        <w:rPr>
          <w:rFonts w:ascii="Times New Roman" w:hAnsi="Times New Roman" w:cs="Times New Roman"/>
          <w:i/>
          <w:iCs/>
          <w:noProof/>
          <w:sz w:val="24"/>
          <w:szCs w:val="24"/>
        </w:rPr>
      </w:pPr>
      <w:r w:rsidRPr="003E75A6">
        <w:rPr>
          <w:rFonts w:ascii="Times New Roman" w:hAnsi="Times New Roman" w:cs="Times New Roman"/>
          <w:i/>
          <w:iCs/>
          <w:noProof/>
          <w:sz w:val="24"/>
          <w:szCs w:val="24"/>
        </w:rPr>
        <w:t>Sanjeevan Knowledge City, Somwar Peth, Panhala, Kolhapur - 416201</w:t>
      </w:r>
    </w:p>
    <w:p w14:paraId="54C3C113" w14:textId="3083D561" w:rsidR="003D38BC" w:rsidRPr="003E75A6" w:rsidRDefault="00561984" w:rsidP="00B077BC">
      <w:pPr>
        <w:pStyle w:val="Normal1"/>
        <w:spacing w:line="360" w:lineRule="auto"/>
        <w:ind w:left="2160" w:firstLine="720"/>
        <w:rPr>
          <w:rFonts w:ascii="Times New Roman" w:eastAsia="Times New Roman" w:hAnsi="Times New Roman" w:cs="Times New Roman"/>
          <w:b/>
          <w:color w:val="002060"/>
          <w:sz w:val="28"/>
          <w:szCs w:val="28"/>
          <w:u w:val="single"/>
        </w:rPr>
      </w:pPr>
      <w:r w:rsidRPr="003E75A6">
        <w:rPr>
          <w:rFonts w:ascii="Times New Roman" w:eastAsia="Times New Roman" w:hAnsi="Times New Roman" w:cs="Times New Roman"/>
          <w:b/>
          <w:color w:val="002060"/>
          <w:sz w:val="28"/>
          <w:szCs w:val="28"/>
          <w:u w:val="single"/>
        </w:rPr>
        <w:t>Department of Computer Science and Engineering</w:t>
      </w:r>
    </w:p>
    <w:p w14:paraId="3774C2D0" w14:textId="7A08A3B6" w:rsidR="003D38BC" w:rsidRPr="003E75A6" w:rsidRDefault="003D38BC" w:rsidP="006D26CE">
      <w:pPr>
        <w:pStyle w:val="Normal1"/>
        <w:jc w:val="center"/>
        <w:rPr>
          <w:rFonts w:ascii="Times New Roman" w:eastAsia="Times New Roman" w:hAnsi="Times New Roman" w:cs="Times New Roman"/>
          <w:b/>
          <w:sz w:val="28"/>
          <w:szCs w:val="28"/>
        </w:rPr>
      </w:pPr>
      <w:r w:rsidRPr="003E75A6">
        <w:rPr>
          <w:rFonts w:ascii="Times New Roman" w:eastAsia="Times New Roman" w:hAnsi="Times New Roman" w:cs="Times New Roman"/>
          <w:b/>
          <w:sz w:val="28"/>
          <w:szCs w:val="28"/>
        </w:rPr>
        <w:t>A</w:t>
      </w:r>
    </w:p>
    <w:p w14:paraId="1FD017BD" w14:textId="77777777" w:rsidR="003D38BC" w:rsidRPr="003E75A6" w:rsidRDefault="003D38BC" w:rsidP="006D26CE">
      <w:pPr>
        <w:pStyle w:val="Normal1"/>
        <w:jc w:val="center"/>
        <w:rPr>
          <w:rFonts w:ascii="Times New Roman" w:eastAsia="Times New Roman" w:hAnsi="Times New Roman" w:cs="Times New Roman"/>
          <w:b/>
          <w:sz w:val="14"/>
          <w:szCs w:val="14"/>
        </w:rPr>
      </w:pPr>
    </w:p>
    <w:p w14:paraId="3B5C8E45" w14:textId="01182E34" w:rsidR="003D38BC" w:rsidRPr="003E75A6" w:rsidRDefault="003D38BC" w:rsidP="006D26CE">
      <w:pPr>
        <w:pStyle w:val="Normal1"/>
        <w:jc w:val="center"/>
        <w:rPr>
          <w:rFonts w:ascii="Times New Roman" w:eastAsia="Times New Roman" w:hAnsi="Times New Roman" w:cs="Times New Roman"/>
          <w:b/>
          <w:sz w:val="28"/>
          <w:szCs w:val="28"/>
        </w:rPr>
      </w:pPr>
      <w:r w:rsidRPr="003E75A6">
        <w:rPr>
          <w:rFonts w:ascii="Times New Roman" w:eastAsia="Times New Roman" w:hAnsi="Times New Roman" w:cs="Times New Roman"/>
          <w:b/>
          <w:sz w:val="28"/>
          <w:szCs w:val="28"/>
        </w:rPr>
        <w:t>PROJECT REPORT</w:t>
      </w:r>
    </w:p>
    <w:p w14:paraId="0BF17772" w14:textId="77777777" w:rsidR="003D38BC" w:rsidRPr="003E75A6" w:rsidRDefault="003D38BC" w:rsidP="006D26CE">
      <w:pPr>
        <w:pStyle w:val="Normal1"/>
        <w:jc w:val="center"/>
        <w:rPr>
          <w:rFonts w:ascii="Times New Roman" w:eastAsia="Times New Roman" w:hAnsi="Times New Roman" w:cs="Times New Roman"/>
          <w:b/>
          <w:sz w:val="16"/>
          <w:szCs w:val="16"/>
        </w:rPr>
      </w:pPr>
    </w:p>
    <w:p w14:paraId="68CAD3CA" w14:textId="77777777" w:rsidR="003D38BC" w:rsidRPr="003E75A6" w:rsidRDefault="003D38BC" w:rsidP="006D26CE">
      <w:pPr>
        <w:pStyle w:val="Normal1"/>
        <w:jc w:val="center"/>
        <w:rPr>
          <w:rFonts w:ascii="Times New Roman" w:eastAsia="Times New Roman" w:hAnsi="Times New Roman" w:cs="Times New Roman"/>
          <w:b/>
          <w:sz w:val="28"/>
          <w:szCs w:val="28"/>
        </w:rPr>
      </w:pPr>
      <w:r w:rsidRPr="003E75A6">
        <w:rPr>
          <w:rFonts w:ascii="Times New Roman" w:eastAsia="Times New Roman" w:hAnsi="Times New Roman" w:cs="Times New Roman"/>
          <w:b/>
          <w:sz w:val="28"/>
          <w:szCs w:val="28"/>
        </w:rPr>
        <w:t>ON</w:t>
      </w:r>
    </w:p>
    <w:p w14:paraId="482BEDB5" w14:textId="77777777" w:rsidR="003D38BC" w:rsidRPr="003E75A6" w:rsidRDefault="003D38BC" w:rsidP="006D26CE">
      <w:pPr>
        <w:pStyle w:val="Normal1"/>
        <w:jc w:val="center"/>
        <w:rPr>
          <w:rFonts w:ascii="Times New Roman" w:eastAsia="Times New Roman" w:hAnsi="Times New Roman" w:cs="Times New Roman"/>
          <w:b/>
          <w:sz w:val="10"/>
          <w:szCs w:val="10"/>
        </w:rPr>
      </w:pPr>
    </w:p>
    <w:p w14:paraId="584B2639" w14:textId="6911504E" w:rsidR="003D38BC" w:rsidRPr="003E75A6" w:rsidRDefault="003D38BC" w:rsidP="006D26CE">
      <w:pPr>
        <w:pStyle w:val="Normal1"/>
        <w:jc w:val="center"/>
        <w:rPr>
          <w:rFonts w:ascii="Times New Roman" w:eastAsia="Times New Roman" w:hAnsi="Times New Roman" w:cs="Times New Roman"/>
          <w:b/>
          <w:bCs/>
          <w:sz w:val="40"/>
          <w:szCs w:val="40"/>
        </w:rPr>
      </w:pPr>
      <w:r w:rsidRPr="003E75A6">
        <w:rPr>
          <w:rFonts w:ascii="Times New Roman" w:eastAsia="Times New Roman" w:hAnsi="Times New Roman" w:cs="Times New Roman"/>
          <w:b/>
          <w:bCs/>
          <w:sz w:val="40"/>
          <w:szCs w:val="40"/>
        </w:rPr>
        <w:t>“</w:t>
      </w:r>
      <w:proofErr w:type="spellStart"/>
      <w:r w:rsidR="00F8704B" w:rsidRPr="003E75A6">
        <w:rPr>
          <w:rFonts w:ascii="Times New Roman" w:eastAsia="Times New Roman" w:hAnsi="Times New Roman" w:cs="Times New Roman"/>
          <w:b/>
          <w:bCs/>
          <w:i/>
          <w:iCs/>
          <w:sz w:val="40"/>
          <w:szCs w:val="40"/>
        </w:rPr>
        <w:t>SuperMarket</w:t>
      </w:r>
      <w:proofErr w:type="spellEnd"/>
      <w:r w:rsidR="00F8704B" w:rsidRPr="003E75A6">
        <w:rPr>
          <w:rFonts w:ascii="Times New Roman" w:eastAsia="Times New Roman" w:hAnsi="Times New Roman" w:cs="Times New Roman"/>
          <w:b/>
          <w:bCs/>
          <w:i/>
          <w:iCs/>
          <w:sz w:val="40"/>
          <w:szCs w:val="40"/>
        </w:rPr>
        <w:t xml:space="preserve"> Billing System</w:t>
      </w:r>
      <w:r w:rsidRPr="003E75A6">
        <w:rPr>
          <w:rFonts w:ascii="Times New Roman" w:eastAsia="Times New Roman" w:hAnsi="Times New Roman" w:cs="Times New Roman"/>
          <w:b/>
          <w:bCs/>
          <w:sz w:val="40"/>
          <w:szCs w:val="40"/>
        </w:rPr>
        <w:t>”</w:t>
      </w:r>
    </w:p>
    <w:p w14:paraId="2A8DAB60" w14:textId="77777777" w:rsidR="006D26CE" w:rsidRPr="003E75A6" w:rsidRDefault="006D26CE" w:rsidP="003D38BC">
      <w:pPr>
        <w:pStyle w:val="Normal1"/>
        <w:jc w:val="center"/>
        <w:rPr>
          <w:rFonts w:ascii="Times New Roman" w:eastAsia="Times New Roman" w:hAnsi="Times New Roman" w:cs="Times New Roman"/>
          <w:b/>
          <w:bCs/>
          <w:sz w:val="20"/>
          <w:szCs w:val="20"/>
        </w:rPr>
      </w:pPr>
    </w:p>
    <w:p w14:paraId="3EE8DF3F" w14:textId="77777777" w:rsidR="006D26CE" w:rsidRPr="003E75A6" w:rsidRDefault="006D26CE" w:rsidP="006D26CE">
      <w:pPr>
        <w:autoSpaceDE w:val="0"/>
        <w:autoSpaceDN w:val="0"/>
        <w:adjustRightInd w:val="0"/>
        <w:spacing w:after="0" w:line="480" w:lineRule="auto"/>
        <w:jc w:val="center"/>
        <w:rPr>
          <w:rFonts w:ascii="Times New Roman" w:hAnsi="Times New Roman" w:cs="Times New Roman"/>
          <w:b/>
          <w:bCs/>
          <w:color w:val="000000"/>
          <w:sz w:val="24"/>
          <w:szCs w:val="24"/>
        </w:rPr>
      </w:pPr>
      <w:r w:rsidRPr="003E75A6">
        <w:rPr>
          <w:rFonts w:ascii="Times New Roman" w:hAnsi="Times New Roman" w:cs="Times New Roman"/>
          <w:b/>
          <w:bCs/>
          <w:color w:val="000000"/>
          <w:sz w:val="24"/>
          <w:szCs w:val="24"/>
        </w:rPr>
        <w:t>Submitted in the partial fulfillment of the requirements for the award of degree of</w:t>
      </w:r>
    </w:p>
    <w:p w14:paraId="33C200B0" w14:textId="77777777" w:rsidR="00F8704B" w:rsidRPr="003E75A6" w:rsidRDefault="00F8704B" w:rsidP="006D26CE">
      <w:pPr>
        <w:autoSpaceDE w:val="0"/>
        <w:autoSpaceDN w:val="0"/>
        <w:adjustRightInd w:val="0"/>
        <w:spacing w:after="0" w:line="360" w:lineRule="auto"/>
        <w:jc w:val="center"/>
        <w:rPr>
          <w:rFonts w:ascii="Times New Roman" w:hAnsi="Times New Roman" w:cs="Times New Roman"/>
          <w:b/>
          <w:bCs/>
          <w:color w:val="002060"/>
          <w:sz w:val="28"/>
          <w:szCs w:val="28"/>
        </w:rPr>
      </w:pPr>
      <w:proofErr w:type="spellStart"/>
      <w:r w:rsidRPr="003E75A6">
        <w:rPr>
          <w:rFonts w:ascii="Times New Roman" w:hAnsi="Times New Roman" w:cs="Times New Roman"/>
          <w:b/>
          <w:bCs/>
          <w:color w:val="002060"/>
          <w:sz w:val="28"/>
          <w:szCs w:val="28"/>
        </w:rPr>
        <w:t>T.Y.</w:t>
      </w:r>
      <w:proofErr w:type="gramStart"/>
      <w:r w:rsidRPr="003E75A6">
        <w:rPr>
          <w:rFonts w:ascii="Times New Roman" w:hAnsi="Times New Roman" w:cs="Times New Roman"/>
          <w:b/>
          <w:bCs/>
          <w:color w:val="002060"/>
          <w:sz w:val="28"/>
          <w:szCs w:val="28"/>
        </w:rPr>
        <w:t>B.Tech</w:t>
      </w:r>
      <w:proofErr w:type="spellEnd"/>
      <w:proofErr w:type="gramEnd"/>
    </w:p>
    <w:p w14:paraId="7147E64E" w14:textId="5D9838A5" w:rsidR="006D26CE" w:rsidRPr="003E75A6" w:rsidRDefault="006D26CE" w:rsidP="006D26CE">
      <w:pPr>
        <w:autoSpaceDE w:val="0"/>
        <w:autoSpaceDN w:val="0"/>
        <w:adjustRightInd w:val="0"/>
        <w:spacing w:after="0" w:line="360" w:lineRule="auto"/>
        <w:jc w:val="center"/>
        <w:rPr>
          <w:rFonts w:ascii="Times New Roman" w:hAnsi="Times New Roman" w:cs="Times New Roman"/>
          <w:b/>
          <w:bCs/>
          <w:color w:val="002060"/>
          <w:sz w:val="24"/>
          <w:szCs w:val="24"/>
        </w:rPr>
      </w:pPr>
      <w:r w:rsidRPr="003E75A6">
        <w:rPr>
          <w:rFonts w:ascii="Times New Roman" w:hAnsi="Times New Roman" w:cs="Times New Roman"/>
          <w:b/>
          <w:bCs/>
          <w:color w:val="002060"/>
          <w:sz w:val="24"/>
          <w:szCs w:val="24"/>
        </w:rPr>
        <w:t>IN</w:t>
      </w:r>
    </w:p>
    <w:p w14:paraId="6E5B23A3" w14:textId="1A22E133" w:rsidR="006D26CE" w:rsidRPr="003E75A6" w:rsidRDefault="006D26CE" w:rsidP="006D26CE">
      <w:pPr>
        <w:autoSpaceDE w:val="0"/>
        <w:autoSpaceDN w:val="0"/>
        <w:adjustRightInd w:val="0"/>
        <w:spacing w:after="0" w:line="360" w:lineRule="auto"/>
        <w:jc w:val="center"/>
        <w:rPr>
          <w:rFonts w:ascii="Times New Roman" w:hAnsi="Times New Roman" w:cs="Times New Roman"/>
          <w:b/>
          <w:bCs/>
          <w:color w:val="002060"/>
          <w:sz w:val="28"/>
          <w:szCs w:val="28"/>
        </w:rPr>
      </w:pPr>
      <w:r w:rsidRPr="003E75A6">
        <w:rPr>
          <w:rFonts w:ascii="Times New Roman" w:hAnsi="Times New Roman" w:cs="Times New Roman"/>
          <w:b/>
          <w:bCs/>
          <w:color w:val="002060"/>
          <w:sz w:val="28"/>
          <w:szCs w:val="28"/>
        </w:rPr>
        <w:t>COMPUTER SCIENCE AND ENGINEERING</w:t>
      </w:r>
    </w:p>
    <w:p w14:paraId="472623B1" w14:textId="554DFFD5" w:rsidR="006D26CE" w:rsidRPr="003E75A6" w:rsidRDefault="006D26CE" w:rsidP="006D26CE">
      <w:pPr>
        <w:autoSpaceDE w:val="0"/>
        <w:autoSpaceDN w:val="0"/>
        <w:adjustRightInd w:val="0"/>
        <w:spacing w:after="0" w:line="360" w:lineRule="auto"/>
        <w:jc w:val="center"/>
        <w:rPr>
          <w:rFonts w:ascii="Times New Roman" w:hAnsi="Times New Roman" w:cs="Times New Roman"/>
          <w:b/>
          <w:bCs/>
          <w:color w:val="002060"/>
          <w:sz w:val="28"/>
          <w:szCs w:val="28"/>
        </w:rPr>
      </w:pPr>
      <w:r w:rsidRPr="003E75A6">
        <w:rPr>
          <w:rFonts w:ascii="Times New Roman" w:hAnsi="Times New Roman" w:cs="Times New Roman"/>
          <w:b/>
          <w:bCs/>
          <w:color w:val="002060"/>
          <w:sz w:val="28"/>
          <w:szCs w:val="28"/>
        </w:rPr>
        <w:t xml:space="preserve">Of </w:t>
      </w:r>
    </w:p>
    <w:p w14:paraId="2C5C6AC4" w14:textId="655CDD8E" w:rsidR="006D26CE" w:rsidRPr="003E75A6" w:rsidRDefault="006D26CE" w:rsidP="006D26CE">
      <w:pPr>
        <w:autoSpaceDE w:val="0"/>
        <w:autoSpaceDN w:val="0"/>
        <w:adjustRightInd w:val="0"/>
        <w:spacing w:after="0" w:line="360" w:lineRule="auto"/>
        <w:jc w:val="center"/>
        <w:rPr>
          <w:rFonts w:ascii="Times New Roman" w:hAnsi="Times New Roman" w:cs="Times New Roman"/>
          <w:b/>
          <w:bCs/>
          <w:color w:val="002060"/>
          <w:sz w:val="28"/>
          <w:szCs w:val="28"/>
        </w:rPr>
      </w:pPr>
      <w:r w:rsidRPr="003E75A6">
        <w:rPr>
          <w:rFonts w:ascii="Times New Roman" w:hAnsi="Times New Roman" w:cs="Times New Roman"/>
          <w:noProof/>
        </w:rPr>
        <w:drawing>
          <wp:inline distT="0" distB="0" distL="0" distR="0" wp14:anchorId="36AC8B2B" wp14:editId="580A73F9">
            <wp:extent cx="3916680" cy="863600"/>
            <wp:effectExtent l="0" t="0" r="0" b="0"/>
            <wp:docPr id="8"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text, application&#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35202" cy="867684"/>
                    </a:xfrm>
                    <a:prstGeom prst="rect">
                      <a:avLst/>
                    </a:prstGeom>
                  </pic:spPr>
                </pic:pic>
              </a:graphicData>
            </a:graphic>
          </wp:inline>
        </w:drawing>
      </w:r>
    </w:p>
    <w:p w14:paraId="3973143C" w14:textId="6034658D" w:rsidR="006D26CE" w:rsidRPr="003E75A6" w:rsidRDefault="00330E50" w:rsidP="006D26CE">
      <w:pPr>
        <w:autoSpaceDE w:val="0"/>
        <w:autoSpaceDN w:val="0"/>
        <w:adjustRightInd w:val="0"/>
        <w:spacing w:after="0" w:line="360" w:lineRule="auto"/>
        <w:jc w:val="center"/>
        <w:rPr>
          <w:rFonts w:ascii="Times New Roman" w:hAnsi="Times New Roman" w:cs="Times New Roman"/>
          <w:color w:val="000000" w:themeColor="text1"/>
          <w:sz w:val="20"/>
          <w:szCs w:val="20"/>
          <w:u w:val="single"/>
        </w:rPr>
      </w:pPr>
      <w:r w:rsidRPr="003E75A6">
        <w:rPr>
          <w:rFonts w:ascii="Times New Roman" w:hAnsi="Times New Roman" w:cs="Times New Roman"/>
          <w:b/>
          <w:bCs/>
          <w:color w:val="000000" w:themeColor="text1"/>
          <w:sz w:val="28"/>
          <w:szCs w:val="28"/>
          <w:u w:val="single"/>
        </w:rPr>
        <w:t>SUBMITTED BY</w:t>
      </w:r>
    </w:p>
    <w:p w14:paraId="098D6DB3" w14:textId="251EBC67" w:rsidR="003D38BC" w:rsidRPr="003E75A6" w:rsidRDefault="003D38BC" w:rsidP="006D26CE">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Project Group ID:</w:t>
      </w:r>
      <w:r w:rsidR="00F8704B" w:rsidRPr="003E75A6">
        <w:rPr>
          <w:rFonts w:ascii="Times New Roman" w:eastAsia="Times New Roman" w:hAnsi="Times New Roman" w:cs="Times New Roman"/>
          <w:sz w:val="24"/>
          <w:szCs w:val="24"/>
        </w:rPr>
        <w:t>11</w:t>
      </w:r>
    </w:p>
    <w:tbl>
      <w:tblPr>
        <w:tblStyle w:val="TableGrid"/>
        <w:tblpPr w:leftFromText="180" w:rightFromText="180" w:vertAnchor="text" w:horzAnchor="page" w:tblpX="2561" w:tblpY="2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013"/>
        <w:gridCol w:w="3282"/>
        <w:gridCol w:w="1180"/>
        <w:gridCol w:w="2288"/>
      </w:tblGrid>
      <w:tr w:rsidR="0036726C" w:rsidRPr="003E75A6" w14:paraId="78E5E38F" w14:textId="7F7B5B28" w:rsidTr="00312F56">
        <w:tc>
          <w:tcPr>
            <w:tcW w:w="1013" w:type="dxa"/>
            <w:shd w:val="clear" w:color="auto" w:fill="FFFFFF" w:themeFill="background1"/>
          </w:tcPr>
          <w:p w14:paraId="5EC89FC9" w14:textId="77777777" w:rsidR="0036726C" w:rsidRPr="003E75A6" w:rsidRDefault="0036726C" w:rsidP="001D6E54">
            <w:pPr>
              <w:pStyle w:val="Normal1"/>
              <w:jc w:val="center"/>
              <w:rPr>
                <w:rFonts w:ascii="Times New Roman" w:eastAsia="Times New Roman" w:hAnsi="Times New Roman" w:cs="Times New Roman"/>
                <w:b/>
                <w:bCs/>
                <w:sz w:val="24"/>
                <w:szCs w:val="24"/>
                <w:u w:val="single"/>
              </w:rPr>
            </w:pPr>
            <w:r w:rsidRPr="003E75A6">
              <w:rPr>
                <w:rFonts w:ascii="Times New Roman" w:eastAsia="Times New Roman" w:hAnsi="Times New Roman" w:cs="Times New Roman"/>
                <w:b/>
                <w:bCs/>
                <w:sz w:val="24"/>
                <w:szCs w:val="24"/>
                <w:u w:val="single"/>
              </w:rPr>
              <w:t>Sr. No</w:t>
            </w:r>
          </w:p>
        </w:tc>
        <w:tc>
          <w:tcPr>
            <w:tcW w:w="3282" w:type="dxa"/>
            <w:shd w:val="clear" w:color="auto" w:fill="FFFFFF" w:themeFill="background1"/>
          </w:tcPr>
          <w:p w14:paraId="51A6DABA" w14:textId="77777777" w:rsidR="0036726C" w:rsidRPr="003E75A6" w:rsidRDefault="0036726C" w:rsidP="001D6E54">
            <w:pPr>
              <w:pStyle w:val="Normal1"/>
              <w:jc w:val="center"/>
              <w:rPr>
                <w:rFonts w:ascii="Times New Roman" w:eastAsia="Times New Roman" w:hAnsi="Times New Roman" w:cs="Times New Roman"/>
                <w:b/>
                <w:bCs/>
                <w:sz w:val="24"/>
                <w:szCs w:val="24"/>
                <w:u w:val="single"/>
              </w:rPr>
            </w:pPr>
            <w:r w:rsidRPr="003E75A6">
              <w:rPr>
                <w:rFonts w:ascii="Times New Roman" w:eastAsia="Times New Roman" w:hAnsi="Times New Roman" w:cs="Times New Roman"/>
                <w:b/>
                <w:bCs/>
                <w:sz w:val="24"/>
                <w:szCs w:val="24"/>
                <w:u w:val="single"/>
              </w:rPr>
              <w:t>Student Name</w:t>
            </w:r>
          </w:p>
        </w:tc>
        <w:tc>
          <w:tcPr>
            <w:tcW w:w="1180" w:type="dxa"/>
            <w:shd w:val="clear" w:color="auto" w:fill="FFFFFF" w:themeFill="background1"/>
          </w:tcPr>
          <w:p w14:paraId="09220351" w14:textId="77777777" w:rsidR="0036726C" w:rsidRPr="003E75A6" w:rsidRDefault="0036726C" w:rsidP="001D6E54">
            <w:pPr>
              <w:pStyle w:val="Normal1"/>
              <w:jc w:val="center"/>
              <w:rPr>
                <w:rFonts w:ascii="Times New Roman" w:eastAsia="Times New Roman" w:hAnsi="Times New Roman" w:cs="Times New Roman"/>
                <w:b/>
                <w:bCs/>
                <w:sz w:val="24"/>
                <w:szCs w:val="24"/>
                <w:u w:val="single"/>
              </w:rPr>
            </w:pPr>
            <w:r w:rsidRPr="003E75A6">
              <w:rPr>
                <w:rFonts w:ascii="Times New Roman" w:eastAsia="Times New Roman" w:hAnsi="Times New Roman" w:cs="Times New Roman"/>
                <w:b/>
                <w:bCs/>
                <w:sz w:val="24"/>
                <w:szCs w:val="24"/>
                <w:u w:val="single"/>
              </w:rPr>
              <w:t>Roll No.</w:t>
            </w:r>
          </w:p>
        </w:tc>
        <w:tc>
          <w:tcPr>
            <w:tcW w:w="2288" w:type="dxa"/>
            <w:shd w:val="clear" w:color="auto" w:fill="FFFFFF" w:themeFill="background1"/>
          </w:tcPr>
          <w:p w14:paraId="3A650963" w14:textId="421E83D2" w:rsidR="0036726C" w:rsidRPr="003E75A6" w:rsidRDefault="0036726C" w:rsidP="001D6E54">
            <w:pPr>
              <w:pStyle w:val="Normal1"/>
              <w:jc w:val="center"/>
              <w:rPr>
                <w:rFonts w:ascii="Times New Roman" w:eastAsia="Times New Roman" w:hAnsi="Times New Roman" w:cs="Times New Roman"/>
                <w:b/>
                <w:bCs/>
                <w:sz w:val="24"/>
                <w:szCs w:val="24"/>
                <w:u w:val="single"/>
              </w:rPr>
            </w:pPr>
            <w:r w:rsidRPr="003E75A6">
              <w:rPr>
                <w:rFonts w:ascii="Times New Roman" w:eastAsia="Times New Roman" w:hAnsi="Times New Roman" w:cs="Times New Roman"/>
                <w:b/>
                <w:bCs/>
                <w:sz w:val="24"/>
                <w:szCs w:val="24"/>
                <w:u w:val="single"/>
              </w:rPr>
              <w:t>PRN</w:t>
            </w:r>
          </w:p>
        </w:tc>
      </w:tr>
      <w:tr w:rsidR="0036726C" w:rsidRPr="003E75A6" w14:paraId="1C6F605E" w14:textId="77777777" w:rsidTr="00312F56">
        <w:tc>
          <w:tcPr>
            <w:tcW w:w="1013" w:type="dxa"/>
            <w:shd w:val="clear" w:color="auto" w:fill="FFFFFF" w:themeFill="background1"/>
          </w:tcPr>
          <w:p w14:paraId="2657DA70" w14:textId="77777777" w:rsidR="0036726C" w:rsidRPr="003E75A6" w:rsidRDefault="0036726C" w:rsidP="001D6E54">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1</w:t>
            </w:r>
          </w:p>
        </w:tc>
        <w:tc>
          <w:tcPr>
            <w:tcW w:w="3282" w:type="dxa"/>
            <w:shd w:val="clear" w:color="auto" w:fill="FFFFFF" w:themeFill="background1"/>
          </w:tcPr>
          <w:p w14:paraId="1363CD56" w14:textId="466198FD" w:rsidR="0036726C" w:rsidRPr="003E75A6" w:rsidRDefault="00F8704B" w:rsidP="001D6E54">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 xml:space="preserve">Digvijay </w:t>
            </w:r>
            <w:proofErr w:type="spellStart"/>
            <w:r w:rsidRPr="003E75A6">
              <w:rPr>
                <w:rFonts w:ascii="Times New Roman" w:eastAsia="Times New Roman" w:hAnsi="Times New Roman" w:cs="Times New Roman"/>
                <w:sz w:val="24"/>
                <w:szCs w:val="24"/>
              </w:rPr>
              <w:t>Namdev</w:t>
            </w:r>
            <w:proofErr w:type="spellEnd"/>
            <w:r w:rsidRPr="003E75A6">
              <w:rPr>
                <w:rFonts w:ascii="Times New Roman" w:eastAsia="Times New Roman" w:hAnsi="Times New Roman" w:cs="Times New Roman"/>
                <w:sz w:val="24"/>
                <w:szCs w:val="24"/>
              </w:rPr>
              <w:t xml:space="preserve"> Kambale</w:t>
            </w:r>
          </w:p>
        </w:tc>
        <w:tc>
          <w:tcPr>
            <w:tcW w:w="1180" w:type="dxa"/>
            <w:shd w:val="clear" w:color="auto" w:fill="FFFFFF" w:themeFill="background1"/>
          </w:tcPr>
          <w:p w14:paraId="39A303B2" w14:textId="3C0BD5F1" w:rsidR="0036726C" w:rsidRPr="003E75A6" w:rsidRDefault="00F8704B" w:rsidP="001D6E54">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47</w:t>
            </w:r>
          </w:p>
        </w:tc>
        <w:tc>
          <w:tcPr>
            <w:tcW w:w="2288" w:type="dxa"/>
            <w:shd w:val="clear" w:color="auto" w:fill="FFFFFF" w:themeFill="background1"/>
          </w:tcPr>
          <w:p w14:paraId="76C91D21" w14:textId="627DB9A3" w:rsidR="0036726C" w:rsidRPr="003E75A6" w:rsidRDefault="00F8704B" w:rsidP="001D6E54">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2063151242011</w:t>
            </w:r>
          </w:p>
        </w:tc>
      </w:tr>
      <w:tr w:rsidR="0036726C" w:rsidRPr="003E75A6" w14:paraId="06E7BACF" w14:textId="77777777" w:rsidTr="00312F56">
        <w:tc>
          <w:tcPr>
            <w:tcW w:w="1013" w:type="dxa"/>
            <w:shd w:val="clear" w:color="auto" w:fill="FFFFFF" w:themeFill="background1"/>
          </w:tcPr>
          <w:p w14:paraId="77D0C6D8" w14:textId="77777777" w:rsidR="0036726C" w:rsidRPr="003E75A6" w:rsidRDefault="0036726C" w:rsidP="001D6E54">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2</w:t>
            </w:r>
          </w:p>
        </w:tc>
        <w:tc>
          <w:tcPr>
            <w:tcW w:w="3282" w:type="dxa"/>
            <w:shd w:val="clear" w:color="auto" w:fill="FFFFFF" w:themeFill="background1"/>
          </w:tcPr>
          <w:p w14:paraId="1F693E5D" w14:textId="1A88B319" w:rsidR="0036726C" w:rsidRPr="003E75A6" w:rsidRDefault="00F8704B" w:rsidP="001D6E54">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Samruddhi Sudhir Sasavade</w:t>
            </w:r>
          </w:p>
        </w:tc>
        <w:tc>
          <w:tcPr>
            <w:tcW w:w="1180" w:type="dxa"/>
            <w:shd w:val="clear" w:color="auto" w:fill="FFFFFF" w:themeFill="background1"/>
          </w:tcPr>
          <w:p w14:paraId="2DB6ADFC" w14:textId="0F1CB57B" w:rsidR="0036726C" w:rsidRPr="003E75A6" w:rsidRDefault="00F8704B" w:rsidP="001D6E54">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48</w:t>
            </w:r>
          </w:p>
        </w:tc>
        <w:tc>
          <w:tcPr>
            <w:tcW w:w="2288" w:type="dxa"/>
            <w:shd w:val="clear" w:color="auto" w:fill="FFFFFF" w:themeFill="background1"/>
          </w:tcPr>
          <w:p w14:paraId="238A2CDC" w14:textId="7077DF80" w:rsidR="0036726C" w:rsidRPr="003E75A6" w:rsidRDefault="00F8704B" w:rsidP="001D6E54">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2063151242030</w:t>
            </w:r>
          </w:p>
        </w:tc>
      </w:tr>
      <w:tr w:rsidR="0036726C" w:rsidRPr="003E75A6" w14:paraId="5C47FE8B" w14:textId="77777777" w:rsidTr="00312F56">
        <w:tc>
          <w:tcPr>
            <w:tcW w:w="1013" w:type="dxa"/>
            <w:shd w:val="clear" w:color="auto" w:fill="FFFFFF" w:themeFill="background1"/>
          </w:tcPr>
          <w:p w14:paraId="02F6443C" w14:textId="77777777" w:rsidR="0036726C" w:rsidRPr="003E75A6" w:rsidRDefault="0036726C" w:rsidP="001D6E54">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3</w:t>
            </w:r>
          </w:p>
        </w:tc>
        <w:tc>
          <w:tcPr>
            <w:tcW w:w="3282" w:type="dxa"/>
            <w:shd w:val="clear" w:color="auto" w:fill="FFFFFF" w:themeFill="background1"/>
          </w:tcPr>
          <w:p w14:paraId="3CA46BA4" w14:textId="52C59211" w:rsidR="0036726C" w:rsidRPr="003E75A6" w:rsidRDefault="00F8704B" w:rsidP="001D6E54">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 xml:space="preserve">Trupti </w:t>
            </w:r>
            <w:proofErr w:type="spellStart"/>
            <w:r w:rsidRPr="003E75A6">
              <w:rPr>
                <w:rFonts w:ascii="Times New Roman" w:eastAsia="Times New Roman" w:hAnsi="Times New Roman" w:cs="Times New Roman"/>
                <w:sz w:val="24"/>
                <w:szCs w:val="24"/>
              </w:rPr>
              <w:t>Tanaji</w:t>
            </w:r>
            <w:proofErr w:type="spellEnd"/>
            <w:r w:rsidRPr="003E75A6">
              <w:rPr>
                <w:rFonts w:ascii="Times New Roman" w:eastAsia="Times New Roman" w:hAnsi="Times New Roman" w:cs="Times New Roman"/>
                <w:sz w:val="24"/>
                <w:szCs w:val="24"/>
              </w:rPr>
              <w:t xml:space="preserve"> </w:t>
            </w:r>
            <w:proofErr w:type="spellStart"/>
            <w:r w:rsidRPr="003E75A6">
              <w:rPr>
                <w:rFonts w:ascii="Times New Roman" w:eastAsia="Times New Roman" w:hAnsi="Times New Roman" w:cs="Times New Roman"/>
                <w:sz w:val="24"/>
                <w:szCs w:val="24"/>
              </w:rPr>
              <w:t>Sutar</w:t>
            </w:r>
            <w:proofErr w:type="spellEnd"/>
          </w:p>
        </w:tc>
        <w:tc>
          <w:tcPr>
            <w:tcW w:w="1180" w:type="dxa"/>
            <w:shd w:val="clear" w:color="auto" w:fill="FFFFFF" w:themeFill="background1"/>
          </w:tcPr>
          <w:p w14:paraId="5338D98D" w14:textId="7F20AD3A" w:rsidR="0036726C" w:rsidRPr="003E75A6" w:rsidRDefault="00F8704B" w:rsidP="001D6E54">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49</w:t>
            </w:r>
          </w:p>
        </w:tc>
        <w:tc>
          <w:tcPr>
            <w:tcW w:w="2288" w:type="dxa"/>
            <w:shd w:val="clear" w:color="auto" w:fill="FFFFFF" w:themeFill="background1"/>
          </w:tcPr>
          <w:p w14:paraId="0AC2551D" w14:textId="7A162579" w:rsidR="0036726C" w:rsidRPr="003E75A6" w:rsidRDefault="00F8704B" w:rsidP="001D6E54">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2063151242052</w:t>
            </w:r>
          </w:p>
        </w:tc>
      </w:tr>
      <w:tr w:rsidR="0036726C" w:rsidRPr="003E75A6" w14:paraId="604DDF7E" w14:textId="77777777" w:rsidTr="00312F56">
        <w:tc>
          <w:tcPr>
            <w:tcW w:w="1013" w:type="dxa"/>
            <w:shd w:val="clear" w:color="auto" w:fill="FFFFFF" w:themeFill="background1"/>
          </w:tcPr>
          <w:p w14:paraId="50FCFF80" w14:textId="77777777" w:rsidR="0036726C" w:rsidRPr="003E75A6" w:rsidRDefault="0036726C" w:rsidP="001D6E54">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4</w:t>
            </w:r>
          </w:p>
        </w:tc>
        <w:tc>
          <w:tcPr>
            <w:tcW w:w="3282" w:type="dxa"/>
            <w:shd w:val="clear" w:color="auto" w:fill="FFFFFF" w:themeFill="background1"/>
          </w:tcPr>
          <w:p w14:paraId="14E2A5A6" w14:textId="449C9DA7" w:rsidR="0036726C" w:rsidRPr="003E75A6" w:rsidRDefault="00F8704B" w:rsidP="001D6E54">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 xml:space="preserve">Karan </w:t>
            </w:r>
            <w:proofErr w:type="spellStart"/>
            <w:r w:rsidRPr="003E75A6">
              <w:rPr>
                <w:rFonts w:ascii="Times New Roman" w:eastAsia="Times New Roman" w:hAnsi="Times New Roman" w:cs="Times New Roman"/>
                <w:sz w:val="24"/>
                <w:szCs w:val="24"/>
              </w:rPr>
              <w:t>Kundalik</w:t>
            </w:r>
            <w:proofErr w:type="spellEnd"/>
            <w:r w:rsidRPr="003E75A6">
              <w:rPr>
                <w:rFonts w:ascii="Times New Roman" w:eastAsia="Times New Roman" w:hAnsi="Times New Roman" w:cs="Times New Roman"/>
                <w:sz w:val="24"/>
                <w:szCs w:val="24"/>
              </w:rPr>
              <w:t xml:space="preserve"> </w:t>
            </w:r>
            <w:proofErr w:type="spellStart"/>
            <w:r w:rsidRPr="003E75A6">
              <w:rPr>
                <w:rFonts w:ascii="Times New Roman" w:eastAsia="Times New Roman" w:hAnsi="Times New Roman" w:cs="Times New Roman"/>
                <w:sz w:val="24"/>
                <w:szCs w:val="24"/>
              </w:rPr>
              <w:t>Barale</w:t>
            </w:r>
            <w:proofErr w:type="spellEnd"/>
          </w:p>
        </w:tc>
        <w:tc>
          <w:tcPr>
            <w:tcW w:w="1180" w:type="dxa"/>
            <w:shd w:val="clear" w:color="auto" w:fill="FFFFFF" w:themeFill="background1"/>
          </w:tcPr>
          <w:p w14:paraId="3B8EA44F" w14:textId="3642B196" w:rsidR="0036726C" w:rsidRPr="003E75A6" w:rsidRDefault="00F8704B" w:rsidP="001D6E54">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50</w:t>
            </w:r>
          </w:p>
        </w:tc>
        <w:tc>
          <w:tcPr>
            <w:tcW w:w="2288" w:type="dxa"/>
            <w:shd w:val="clear" w:color="auto" w:fill="FFFFFF" w:themeFill="background1"/>
          </w:tcPr>
          <w:p w14:paraId="55F9841B" w14:textId="6484A52F" w:rsidR="0036726C" w:rsidRPr="003E75A6" w:rsidRDefault="00F8704B" w:rsidP="001D6E54">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2163151242552</w:t>
            </w:r>
          </w:p>
        </w:tc>
      </w:tr>
      <w:tr w:rsidR="0036726C" w:rsidRPr="003E75A6" w14:paraId="2F366801" w14:textId="77777777" w:rsidTr="00312F56">
        <w:tc>
          <w:tcPr>
            <w:tcW w:w="1013" w:type="dxa"/>
            <w:shd w:val="clear" w:color="auto" w:fill="FFFFFF" w:themeFill="background1"/>
          </w:tcPr>
          <w:p w14:paraId="2683BCE4" w14:textId="4FC1E14D" w:rsidR="0036726C" w:rsidRPr="003E75A6" w:rsidRDefault="0036726C" w:rsidP="001D6E54">
            <w:pPr>
              <w:pStyle w:val="Normal1"/>
              <w:jc w:val="center"/>
              <w:rPr>
                <w:rFonts w:ascii="Times New Roman" w:eastAsia="Times New Roman" w:hAnsi="Times New Roman" w:cs="Times New Roman"/>
                <w:sz w:val="24"/>
                <w:szCs w:val="24"/>
              </w:rPr>
            </w:pPr>
          </w:p>
        </w:tc>
        <w:tc>
          <w:tcPr>
            <w:tcW w:w="3282" w:type="dxa"/>
            <w:shd w:val="clear" w:color="auto" w:fill="FFFFFF" w:themeFill="background1"/>
          </w:tcPr>
          <w:p w14:paraId="26F241AF" w14:textId="77777777" w:rsidR="0036726C" w:rsidRPr="003E75A6" w:rsidRDefault="0036726C" w:rsidP="001D6E54">
            <w:pPr>
              <w:pStyle w:val="Normal1"/>
              <w:jc w:val="center"/>
              <w:rPr>
                <w:rFonts w:ascii="Times New Roman" w:eastAsia="Times New Roman" w:hAnsi="Times New Roman" w:cs="Times New Roman"/>
                <w:sz w:val="24"/>
                <w:szCs w:val="24"/>
              </w:rPr>
            </w:pPr>
          </w:p>
        </w:tc>
        <w:tc>
          <w:tcPr>
            <w:tcW w:w="1180" w:type="dxa"/>
            <w:shd w:val="clear" w:color="auto" w:fill="FFFFFF" w:themeFill="background1"/>
          </w:tcPr>
          <w:p w14:paraId="09F90312" w14:textId="77777777" w:rsidR="0036726C" w:rsidRPr="003E75A6" w:rsidRDefault="0036726C" w:rsidP="001D6E54">
            <w:pPr>
              <w:pStyle w:val="Normal1"/>
              <w:jc w:val="center"/>
              <w:rPr>
                <w:rFonts w:ascii="Times New Roman" w:eastAsia="Times New Roman" w:hAnsi="Times New Roman" w:cs="Times New Roman"/>
                <w:sz w:val="24"/>
                <w:szCs w:val="24"/>
              </w:rPr>
            </w:pPr>
          </w:p>
        </w:tc>
        <w:tc>
          <w:tcPr>
            <w:tcW w:w="2288" w:type="dxa"/>
            <w:shd w:val="clear" w:color="auto" w:fill="FFFFFF" w:themeFill="background1"/>
          </w:tcPr>
          <w:p w14:paraId="36CE9BA9" w14:textId="6A423BB2" w:rsidR="0036726C" w:rsidRPr="003E75A6" w:rsidRDefault="0036726C" w:rsidP="001D6E54">
            <w:pPr>
              <w:pStyle w:val="Normal1"/>
              <w:jc w:val="center"/>
              <w:rPr>
                <w:rFonts w:ascii="Times New Roman" w:eastAsia="Times New Roman" w:hAnsi="Times New Roman" w:cs="Times New Roman"/>
                <w:sz w:val="24"/>
                <w:szCs w:val="24"/>
              </w:rPr>
            </w:pPr>
          </w:p>
        </w:tc>
      </w:tr>
    </w:tbl>
    <w:p w14:paraId="11B60F79" w14:textId="5522F02A" w:rsidR="003D38BC" w:rsidRPr="003E75A6" w:rsidRDefault="003D38BC" w:rsidP="003D38BC">
      <w:pPr>
        <w:pStyle w:val="Normal1"/>
        <w:jc w:val="center"/>
        <w:rPr>
          <w:rFonts w:ascii="Times New Roman" w:eastAsia="Times New Roman" w:hAnsi="Times New Roman" w:cs="Times New Roman"/>
          <w:sz w:val="28"/>
          <w:szCs w:val="28"/>
        </w:rPr>
      </w:pPr>
    </w:p>
    <w:p w14:paraId="3864559F" w14:textId="77777777" w:rsidR="003D38BC" w:rsidRPr="003E75A6" w:rsidRDefault="003D38BC" w:rsidP="003D38BC">
      <w:pPr>
        <w:pStyle w:val="Normal1"/>
        <w:jc w:val="center"/>
        <w:rPr>
          <w:rFonts w:ascii="Times New Roman" w:eastAsia="Times New Roman" w:hAnsi="Times New Roman" w:cs="Times New Roman"/>
          <w:sz w:val="28"/>
          <w:szCs w:val="28"/>
        </w:rPr>
      </w:pPr>
    </w:p>
    <w:p w14:paraId="274BED74" w14:textId="1142D7FE" w:rsidR="003D38BC" w:rsidRPr="003E75A6" w:rsidRDefault="003D38BC" w:rsidP="001D6E54">
      <w:pPr>
        <w:pStyle w:val="Normal1"/>
        <w:ind w:left="2160" w:firstLine="720"/>
        <w:rPr>
          <w:rFonts w:ascii="Times New Roman" w:eastAsia="Times New Roman" w:hAnsi="Times New Roman" w:cs="Times New Roman"/>
          <w:sz w:val="28"/>
          <w:szCs w:val="28"/>
        </w:rPr>
      </w:pPr>
      <w:r w:rsidRPr="003E75A6">
        <w:rPr>
          <w:rFonts w:ascii="Times New Roman" w:eastAsia="Times New Roman" w:hAnsi="Times New Roman" w:cs="Times New Roman"/>
          <w:sz w:val="28"/>
          <w:szCs w:val="28"/>
        </w:rPr>
        <w:t xml:space="preserve">  </w:t>
      </w:r>
    </w:p>
    <w:p w14:paraId="715A53D1" w14:textId="62E7A0FF" w:rsidR="003D38BC" w:rsidRPr="003E75A6" w:rsidRDefault="001D6E54" w:rsidP="00330E50">
      <w:pPr>
        <w:pStyle w:val="Normal1"/>
        <w:jc w:val="center"/>
        <w:rPr>
          <w:rFonts w:ascii="Times New Roman" w:eastAsia="Times New Roman" w:hAnsi="Times New Roman" w:cs="Times New Roman"/>
          <w:b/>
          <w:bCs/>
          <w:sz w:val="28"/>
          <w:szCs w:val="28"/>
          <w:u w:val="single"/>
        </w:rPr>
      </w:pPr>
      <w:r w:rsidRPr="003E75A6">
        <w:rPr>
          <w:rFonts w:ascii="Times New Roman" w:eastAsia="Times New Roman" w:hAnsi="Times New Roman" w:cs="Times New Roman"/>
          <w:b/>
          <w:bCs/>
          <w:sz w:val="28"/>
          <w:szCs w:val="28"/>
          <w:u w:val="single"/>
        </w:rPr>
        <w:t>UNDER THE GUIDANCE OF</w:t>
      </w:r>
    </w:p>
    <w:p w14:paraId="314E60ED" w14:textId="55286BC8" w:rsidR="003D38BC" w:rsidRPr="003E75A6" w:rsidRDefault="001D6E54" w:rsidP="00330E50">
      <w:pPr>
        <w:pStyle w:val="Normal1"/>
        <w:jc w:val="center"/>
        <w:rPr>
          <w:rFonts w:ascii="Times New Roman" w:eastAsia="Times New Roman" w:hAnsi="Times New Roman" w:cs="Times New Roman"/>
          <w:sz w:val="28"/>
          <w:szCs w:val="28"/>
        </w:rPr>
      </w:pPr>
      <w:r w:rsidRPr="003E75A6">
        <w:rPr>
          <w:rFonts w:ascii="Times New Roman" w:eastAsia="Times New Roman" w:hAnsi="Times New Roman" w:cs="Times New Roman"/>
          <w:sz w:val="28"/>
          <w:szCs w:val="28"/>
        </w:rPr>
        <w:t xml:space="preserve">Prof. </w:t>
      </w:r>
      <w:proofErr w:type="spellStart"/>
      <w:r w:rsidR="00F8704B" w:rsidRPr="003E75A6">
        <w:rPr>
          <w:rFonts w:ascii="Times New Roman" w:eastAsia="Times New Roman" w:hAnsi="Times New Roman" w:cs="Times New Roman"/>
          <w:sz w:val="28"/>
          <w:szCs w:val="28"/>
        </w:rPr>
        <w:t>S.</w:t>
      </w:r>
      <w:proofErr w:type="gramStart"/>
      <w:r w:rsidR="00F8704B" w:rsidRPr="003E75A6">
        <w:rPr>
          <w:rFonts w:ascii="Times New Roman" w:eastAsia="Times New Roman" w:hAnsi="Times New Roman" w:cs="Times New Roman"/>
          <w:sz w:val="28"/>
          <w:szCs w:val="28"/>
        </w:rPr>
        <w:t>S.Kumbhar</w:t>
      </w:r>
      <w:proofErr w:type="spellEnd"/>
      <w:proofErr w:type="gramEnd"/>
    </w:p>
    <w:p w14:paraId="2C5A51FC" w14:textId="6702A104" w:rsidR="006D26CE" w:rsidRPr="00227271" w:rsidRDefault="00330E50" w:rsidP="00330E50">
      <w:pPr>
        <w:pStyle w:val="Default"/>
        <w:jc w:val="center"/>
        <w:rPr>
          <w:rFonts w:ascii="Times New Roman" w:eastAsia="Times New Roman" w:hAnsi="Times New Roman" w:cs="Times New Roman"/>
          <w:i/>
          <w:iCs/>
        </w:rPr>
      </w:pPr>
      <w:r w:rsidRPr="00227271">
        <w:rPr>
          <w:rFonts w:ascii="Times New Roman" w:eastAsia="Times New Roman" w:hAnsi="Times New Roman" w:cs="Times New Roman"/>
          <w:i/>
          <w:iCs/>
        </w:rPr>
        <w:t>Department of Computer Science &amp; Engineering</w:t>
      </w:r>
    </w:p>
    <w:p w14:paraId="53C0BF26" w14:textId="7390BC4A" w:rsidR="00330E50" w:rsidRPr="00227271" w:rsidRDefault="00330E50" w:rsidP="00330E50">
      <w:pPr>
        <w:pStyle w:val="Normal1"/>
        <w:spacing w:line="240" w:lineRule="auto"/>
        <w:ind w:right="340"/>
        <w:jc w:val="center"/>
        <w:rPr>
          <w:rFonts w:ascii="Times New Roman" w:eastAsia="Times New Roman" w:hAnsi="Times New Roman" w:cs="Times New Roman"/>
          <w:i/>
          <w:iCs/>
          <w:sz w:val="24"/>
          <w:szCs w:val="24"/>
        </w:rPr>
      </w:pPr>
      <w:proofErr w:type="spellStart"/>
      <w:r w:rsidRPr="00227271">
        <w:rPr>
          <w:rFonts w:ascii="Times New Roman" w:eastAsia="Times New Roman" w:hAnsi="Times New Roman" w:cs="Times New Roman"/>
          <w:i/>
          <w:iCs/>
          <w:sz w:val="24"/>
          <w:szCs w:val="24"/>
        </w:rPr>
        <w:t>Sanjeevan</w:t>
      </w:r>
      <w:proofErr w:type="spellEnd"/>
      <w:r w:rsidRPr="00227271">
        <w:rPr>
          <w:rFonts w:ascii="Times New Roman" w:eastAsia="Times New Roman" w:hAnsi="Times New Roman" w:cs="Times New Roman"/>
          <w:i/>
          <w:iCs/>
          <w:sz w:val="24"/>
          <w:szCs w:val="24"/>
        </w:rPr>
        <w:t xml:space="preserve"> Engineering and Technology Institute, </w:t>
      </w:r>
      <w:proofErr w:type="spellStart"/>
      <w:r w:rsidRPr="00227271">
        <w:rPr>
          <w:rFonts w:ascii="Times New Roman" w:eastAsia="Times New Roman" w:hAnsi="Times New Roman" w:cs="Times New Roman"/>
          <w:i/>
          <w:iCs/>
          <w:sz w:val="24"/>
          <w:szCs w:val="24"/>
        </w:rPr>
        <w:t>Panhala</w:t>
      </w:r>
      <w:proofErr w:type="spellEnd"/>
    </w:p>
    <w:p w14:paraId="6FA00857" w14:textId="77777777" w:rsidR="006D26CE" w:rsidRPr="003E75A6" w:rsidRDefault="006D26CE" w:rsidP="00330E50">
      <w:pPr>
        <w:pStyle w:val="Default"/>
        <w:jc w:val="center"/>
        <w:rPr>
          <w:rFonts w:ascii="Times New Roman" w:eastAsia="Adobe Gothic Std B" w:hAnsi="Times New Roman" w:cs="Times New Roman"/>
          <w:b/>
          <w:color w:val="C00000"/>
          <w:sz w:val="12"/>
          <w:szCs w:val="50"/>
        </w:rPr>
      </w:pPr>
    </w:p>
    <w:p w14:paraId="778B2D20" w14:textId="77777777" w:rsidR="006D26CE" w:rsidRPr="003E75A6" w:rsidRDefault="006D26CE" w:rsidP="00330E50">
      <w:pPr>
        <w:spacing w:after="0" w:line="240" w:lineRule="auto"/>
        <w:jc w:val="center"/>
        <w:rPr>
          <w:rFonts w:ascii="Times New Roman" w:hAnsi="Times New Roman" w:cs="Times New Roman"/>
          <w:color w:val="000000" w:themeColor="text1"/>
          <w:sz w:val="2"/>
          <w:szCs w:val="44"/>
        </w:rPr>
      </w:pPr>
    </w:p>
    <w:p w14:paraId="4AB383D1" w14:textId="10AA5142" w:rsidR="006D26CE" w:rsidRPr="003E75A6" w:rsidRDefault="00561984" w:rsidP="00FD0174">
      <w:pPr>
        <w:autoSpaceDE w:val="0"/>
        <w:autoSpaceDN w:val="0"/>
        <w:adjustRightInd w:val="0"/>
        <w:spacing w:after="0" w:line="240" w:lineRule="auto"/>
        <w:ind w:left="2880"/>
        <w:rPr>
          <w:rFonts w:ascii="Times New Roman" w:hAnsi="Times New Roman" w:cs="Times New Roman"/>
          <w:color w:val="000000"/>
          <w:szCs w:val="20"/>
          <w:u w:val="single"/>
        </w:rPr>
      </w:pPr>
      <w:r w:rsidRPr="003E75A6">
        <w:rPr>
          <w:rFonts w:ascii="Times New Roman" w:hAnsi="Times New Roman" w:cs="Times New Roman"/>
          <w:b/>
          <w:bCs/>
          <w:color w:val="000000"/>
          <w:sz w:val="28"/>
          <w:szCs w:val="24"/>
          <w:u w:val="single"/>
        </w:rPr>
        <w:t xml:space="preserve">Academic Year: </w:t>
      </w:r>
      <w:r w:rsidR="006D26CE" w:rsidRPr="003E75A6">
        <w:rPr>
          <w:rFonts w:ascii="Times New Roman" w:hAnsi="Times New Roman" w:cs="Times New Roman"/>
          <w:b/>
          <w:bCs/>
          <w:color w:val="000000"/>
          <w:sz w:val="28"/>
          <w:szCs w:val="24"/>
          <w:u w:val="single"/>
        </w:rPr>
        <w:t>20</w:t>
      </w:r>
      <w:r w:rsidRPr="003E75A6">
        <w:rPr>
          <w:rFonts w:ascii="Times New Roman" w:hAnsi="Times New Roman" w:cs="Times New Roman"/>
          <w:b/>
          <w:bCs/>
          <w:color w:val="000000"/>
          <w:sz w:val="28"/>
          <w:szCs w:val="24"/>
          <w:u w:val="single"/>
        </w:rPr>
        <w:t>2</w:t>
      </w:r>
      <w:r w:rsidR="006E7D59" w:rsidRPr="003E75A6">
        <w:rPr>
          <w:rFonts w:ascii="Times New Roman" w:hAnsi="Times New Roman" w:cs="Times New Roman"/>
          <w:b/>
          <w:bCs/>
          <w:color w:val="000000"/>
          <w:sz w:val="28"/>
          <w:szCs w:val="24"/>
          <w:u w:val="single"/>
        </w:rPr>
        <w:t>2</w:t>
      </w:r>
      <w:r w:rsidR="006D26CE" w:rsidRPr="003E75A6">
        <w:rPr>
          <w:rFonts w:ascii="Times New Roman" w:hAnsi="Times New Roman" w:cs="Times New Roman"/>
          <w:b/>
          <w:bCs/>
          <w:color w:val="000000"/>
          <w:sz w:val="28"/>
          <w:szCs w:val="24"/>
          <w:u w:val="single"/>
        </w:rPr>
        <w:t>-20</w:t>
      </w:r>
      <w:r w:rsidRPr="003E75A6">
        <w:rPr>
          <w:rFonts w:ascii="Times New Roman" w:hAnsi="Times New Roman" w:cs="Times New Roman"/>
          <w:b/>
          <w:bCs/>
          <w:color w:val="000000"/>
          <w:sz w:val="28"/>
          <w:szCs w:val="24"/>
          <w:u w:val="single"/>
        </w:rPr>
        <w:t>2</w:t>
      </w:r>
      <w:r w:rsidR="006E7D59" w:rsidRPr="003E75A6">
        <w:rPr>
          <w:rFonts w:ascii="Times New Roman" w:hAnsi="Times New Roman" w:cs="Times New Roman"/>
          <w:b/>
          <w:bCs/>
          <w:color w:val="000000"/>
          <w:sz w:val="28"/>
          <w:szCs w:val="24"/>
          <w:u w:val="single"/>
        </w:rPr>
        <w:t>3</w:t>
      </w:r>
    </w:p>
    <w:p w14:paraId="6738D389" w14:textId="7DDAA415" w:rsidR="002810D2" w:rsidRPr="003E75A6" w:rsidRDefault="002810D2" w:rsidP="003E75A6">
      <w:pPr>
        <w:pStyle w:val="Normal1"/>
        <w:ind w:left="2880" w:firstLine="720"/>
        <w:rPr>
          <w:rFonts w:ascii="Times New Roman" w:hAnsi="Times New Roman" w:cs="Times New Roman"/>
          <w:noProof/>
        </w:rPr>
      </w:pPr>
      <w:r w:rsidRPr="003E75A6">
        <w:rPr>
          <w:rFonts w:ascii="Times New Roman" w:hAnsi="Times New Roman" w:cs="Times New Roman"/>
          <w:noProof/>
        </w:rPr>
        <w:lastRenderedPageBreak/>
        <w:drawing>
          <wp:anchor distT="0" distB="0" distL="114300" distR="114300" simplePos="0" relativeHeight="251658242" behindDoc="0" locked="0" layoutInCell="1" allowOverlap="1" wp14:anchorId="081C744A" wp14:editId="46A5E5AB">
            <wp:simplePos x="0" y="0"/>
            <wp:positionH relativeFrom="column">
              <wp:posOffset>0</wp:posOffset>
            </wp:positionH>
            <wp:positionV relativeFrom="paragraph">
              <wp:posOffset>187325</wp:posOffset>
            </wp:positionV>
            <wp:extent cx="1181100" cy="882650"/>
            <wp:effectExtent l="0" t="0" r="0" b="0"/>
            <wp:wrapSquare wrapText="bothSides"/>
            <wp:docPr id="2"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A picture containing 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181100" cy="882650"/>
                    </a:xfrm>
                    <a:prstGeom prst="rect">
                      <a:avLst/>
                    </a:prstGeom>
                  </pic:spPr>
                </pic:pic>
              </a:graphicData>
            </a:graphic>
            <wp14:sizeRelH relativeFrom="page">
              <wp14:pctWidth>0</wp14:pctWidth>
            </wp14:sizeRelH>
            <wp14:sizeRelV relativeFrom="page">
              <wp14:pctHeight>0</wp14:pctHeight>
            </wp14:sizeRelV>
          </wp:anchor>
        </w:drawing>
      </w:r>
      <w:r w:rsidRPr="003E75A6">
        <w:rPr>
          <w:rFonts w:ascii="Times New Roman" w:hAnsi="Times New Roman" w:cs="Times New Roman"/>
          <w:noProof/>
          <w:sz w:val="24"/>
          <w:szCs w:val="24"/>
        </w:rPr>
        <w:t>Holy-wood Academy, Kolhapur.</w:t>
      </w:r>
    </w:p>
    <w:p w14:paraId="0A18187F" w14:textId="77777777" w:rsidR="00227271" w:rsidRDefault="002810D2" w:rsidP="00227271">
      <w:pPr>
        <w:pStyle w:val="Normal1"/>
        <w:spacing w:line="360" w:lineRule="auto"/>
        <w:jc w:val="center"/>
        <w:rPr>
          <w:rFonts w:ascii="Times New Roman" w:hAnsi="Times New Roman" w:cs="Times New Roman"/>
          <w:b/>
          <w:bCs/>
          <w:noProof/>
          <w:color w:val="002060"/>
          <w:sz w:val="28"/>
          <w:szCs w:val="28"/>
        </w:rPr>
      </w:pPr>
      <w:r w:rsidRPr="003E75A6">
        <w:rPr>
          <w:rFonts w:ascii="Times New Roman" w:hAnsi="Times New Roman" w:cs="Times New Roman"/>
          <w:b/>
          <w:bCs/>
          <w:noProof/>
          <w:color w:val="002060"/>
          <w:sz w:val="28"/>
          <w:szCs w:val="28"/>
        </w:rPr>
        <w:t>SANJEEVAN ENGINEERING AND TECHNOLOGY INSTITUTE.</w:t>
      </w:r>
    </w:p>
    <w:p w14:paraId="59707EED" w14:textId="77777777" w:rsidR="002810D2" w:rsidRPr="00227271" w:rsidRDefault="002810D2" w:rsidP="00227271">
      <w:pPr>
        <w:pStyle w:val="Normal1"/>
        <w:spacing w:line="360" w:lineRule="auto"/>
        <w:rPr>
          <w:rFonts w:ascii="Times New Roman" w:hAnsi="Times New Roman" w:cs="Times New Roman"/>
          <w:b/>
          <w:bCs/>
          <w:noProof/>
          <w:color w:val="002060"/>
          <w:sz w:val="28"/>
          <w:szCs w:val="28"/>
        </w:rPr>
      </w:pPr>
      <w:r w:rsidRPr="003E75A6">
        <w:rPr>
          <w:rFonts w:ascii="Times New Roman" w:hAnsi="Times New Roman" w:cs="Times New Roman"/>
          <w:i/>
          <w:iCs/>
          <w:noProof/>
          <w:sz w:val="24"/>
          <w:szCs w:val="24"/>
        </w:rPr>
        <w:t>Sanjeevan Knowledge City, Somwar Peth, Panhala, Kolhapur - 416201</w:t>
      </w:r>
    </w:p>
    <w:p w14:paraId="7325B1A1" w14:textId="77777777" w:rsidR="002810D2" w:rsidRPr="003E75A6" w:rsidRDefault="002810D2" w:rsidP="003E75A6">
      <w:pPr>
        <w:pStyle w:val="Normal1"/>
        <w:spacing w:line="360" w:lineRule="auto"/>
        <w:ind w:left="2160"/>
        <w:rPr>
          <w:rFonts w:ascii="Times New Roman" w:eastAsia="Times New Roman" w:hAnsi="Times New Roman" w:cs="Times New Roman"/>
          <w:b/>
          <w:color w:val="002060"/>
          <w:sz w:val="28"/>
          <w:szCs w:val="28"/>
          <w:u w:val="single"/>
        </w:rPr>
      </w:pPr>
      <w:r w:rsidRPr="003E75A6">
        <w:rPr>
          <w:rFonts w:ascii="Times New Roman" w:eastAsia="Times New Roman" w:hAnsi="Times New Roman" w:cs="Times New Roman"/>
          <w:b/>
          <w:color w:val="002060"/>
          <w:sz w:val="28"/>
          <w:szCs w:val="28"/>
          <w:u w:val="single"/>
        </w:rPr>
        <w:t>Department of Computer Science and Engineering</w:t>
      </w:r>
    </w:p>
    <w:p w14:paraId="4F354D54" w14:textId="633841C2" w:rsidR="00296F9D" w:rsidRPr="003E75A6" w:rsidRDefault="00296F9D" w:rsidP="003E75A6">
      <w:pPr>
        <w:pStyle w:val="Heading2"/>
        <w:ind w:left="3600"/>
        <w:rPr>
          <w:rFonts w:ascii="Times New Roman" w:hAnsi="Times New Roman" w:cs="Times New Roman"/>
          <w:color w:val="C00000"/>
          <w:sz w:val="44"/>
          <w:u w:val="single"/>
        </w:rPr>
      </w:pPr>
      <w:r w:rsidRPr="003E75A6">
        <w:rPr>
          <w:rFonts w:ascii="Times New Roman" w:hAnsi="Times New Roman" w:cs="Times New Roman"/>
          <w:color w:val="C00000"/>
          <w:sz w:val="44"/>
          <w:u w:val="single"/>
        </w:rPr>
        <w:t>Certificate</w:t>
      </w:r>
    </w:p>
    <w:p w14:paraId="69E2D92E" w14:textId="77777777" w:rsidR="003E75A6" w:rsidRDefault="003E75A6" w:rsidP="003E75A6">
      <w:pPr>
        <w:autoSpaceDE w:val="0"/>
        <w:autoSpaceDN w:val="0"/>
        <w:adjustRightInd w:val="0"/>
        <w:spacing w:after="0" w:line="360" w:lineRule="auto"/>
        <w:jc w:val="both"/>
        <w:rPr>
          <w:rFonts w:ascii="Times New Roman" w:hAnsi="Times New Roman" w:cs="Times New Roman"/>
        </w:rPr>
      </w:pPr>
    </w:p>
    <w:p w14:paraId="37E96D19" w14:textId="47D5A334" w:rsidR="005E241D" w:rsidRPr="003E75A6" w:rsidRDefault="00296F9D" w:rsidP="003E75A6">
      <w:pPr>
        <w:autoSpaceDE w:val="0"/>
        <w:autoSpaceDN w:val="0"/>
        <w:adjustRightInd w:val="0"/>
        <w:spacing w:after="0" w:line="360" w:lineRule="auto"/>
        <w:ind w:firstLine="720"/>
        <w:jc w:val="both"/>
        <w:rPr>
          <w:rFonts w:ascii="Times New Roman" w:eastAsia="Adobe Gothic Std B" w:hAnsi="Times New Roman" w:cs="Times New Roman"/>
          <w:color w:val="000000" w:themeColor="text1"/>
          <w:sz w:val="28"/>
          <w:szCs w:val="50"/>
        </w:rPr>
      </w:pPr>
      <w:r w:rsidRPr="003E75A6">
        <w:rPr>
          <w:rFonts w:ascii="Times New Roman" w:hAnsi="Times New Roman" w:cs="Times New Roman"/>
          <w:sz w:val="28"/>
        </w:rPr>
        <w:t xml:space="preserve">This is to certify that Project entitled </w:t>
      </w:r>
      <w:r w:rsidRPr="003E75A6">
        <w:rPr>
          <w:rFonts w:ascii="Times New Roman" w:eastAsia="Adobe Gothic Std B" w:hAnsi="Times New Roman" w:cs="Times New Roman"/>
          <w:b/>
          <w:color w:val="C00000"/>
          <w:sz w:val="28"/>
          <w:szCs w:val="50"/>
        </w:rPr>
        <w:t>“</w:t>
      </w:r>
      <w:r w:rsidR="00F8704B" w:rsidRPr="003E75A6">
        <w:rPr>
          <w:rFonts w:ascii="Times New Roman" w:eastAsia="Adobe Gothic Std B" w:hAnsi="Times New Roman" w:cs="Times New Roman"/>
          <w:b/>
          <w:color w:val="C00000"/>
          <w:sz w:val="28"/>
          <w:szCs w:val="50"/>
        </w:rPr>
        <w:t>Super Market Billing System</w:t>
      </w:r>
      <w:r w:rsidRPr="003E75A6">
        <w:rPr>
          <w:rFonts w:ascii="Times New Roman" w:eastAsia="Adobe Gothic Std B" w:hAnsi="Times New Roman" w:cs="Times New Roman"/>
          <w:b/>
          <w:color w:val="C00000"/>
          <w:sz w:val="28"/>
          <w:szCs w:val="50"/>
        </w:rPr>
        <w:t>”</w:t>
      </w:r>
      <w:r w:rsidRPr="003E75A6">
        <w:rPr>
          <w:rFonts w:ascii="Times New Roman" w:eastAsia="Adobe Gothic Std B" w:hAnsi="Times New Roman" w:cs="Times New Roman"/>
          <w:b/>
          <w:color w:val="C00000"/>
          <w:sz w:val="20"/>
          <w:szCs w:val="50"/>
        </w:rPr>
        <w:t xml:space="preserve"> </w:t>
      </w:r>
      <w:r w:rsidRPr="003E75A6">
        <w:rPr>
          <w:rFonts w:ascii="Times New Roman" w:eastAsia="Adobe Gothic Std B" w:hAnsi="Times New Roman" w:cs="Times New Roman"/>
          <w:color w:val="000000" w:themeColor="text1"/>
          <w:sz w:val="28"/>
          <w:szCs w:val="50"/>
        </w:rPr>
        <w:t xml:space="preserve">is a bonafied </w:t>
      </w:r>
      <w:r w:rsidR="00F53FA6" w:rsidRPr="003E75A6">
        <w:rPr>
          <w:rFonts w:ascii="Times New Roman" w:eastAsia="Adobe Gothic Std B" w:hAnsi="Times New Roman" w:cs="Times New Roman"/>
          <w:color w:val="000000" w:themeColor="text1"/>
          <w:sz w:val="28"/>
          <w:szCs w:val="50"/>
        </w:rPr>
        <w:t xml:space="preserve">Project </w:t>
      </w:r>
      <w:r w:rsidRPr="003E75A6">
        <w:rPr>
          <w:rFonts w:ascii="Times New Roman" w:eastAsia="Adobe Gothic Std B" w:hAnsi="Times New Roman" w:cs="Times New Roman"/>
          <w:color w:val="000000" w:themeColor="text1"/>
          <w:sz w:val="28"/>
          <w:szCs w:val="50"/>
        </w:rPr>
        <w:t>work carried out by</w:t>
      </w:r>
      <w:r w:rsidR="005E241D" w:rsidRPr="003E75A6">
        <w:rPr>
          <w:rFonts w:ascii="Times New Roman" w:eastAsia="Adobe Gothic Std B" w:hAnsi="Times New Roman" w:cs="Times New Roman"/>
          <w:color w:val="000000" w:themeColor="text1"/>
          <w:sz w:val="28"/>
          <w:szCs w:val="50"/>
        </w:rPr>
        <w:t>:</w:t>
      </w:r>
    </w:p>
    <w:tbl>
      <w:tblPr>
        <w:tblStyle w:val="TableGrid"/>
        <w:tblpPr w:leftFromText="180" w:rightFromText="180" w:vertAnchor="text" w:horzAnchor="page" w:tblpX="2561" w:tblpY="2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878"/>
        <w:gridCol w:w="3058"/>
        <w:gridCol w:w="1134"/>
        <w:gridCol w:w="2409"/>
      </w:tblGrid>
      <w:tr w:rsidR="003E75A6" w:rsidRPr="003E75A6" w14:paraId="7FF2B5F9" w14:textId="77777777" w:rsidTr="00DA2EA9">
        <w:tc>
          <w:tcPr>
            <w:tcW w:w="878" w:type="dxa"/>
            <w:shd w:val="clear" w:color="auto" w:fill="FFFFFF" w:themeFill="background1"/>
          </w:tcPr>
          <w:p w14:paraId="5D1E8C15" w14:textId="77777777" w:rsidR="003E75A6" w:rsidRPr="003E75A6" w:rsidRDefault="003E75A6">
            <w:pPr>
              <w:pStyle w:val="Normal1"/>
              <w:jc w:val="center"/>
              <w:rPr>
                <w:rFonts w:ascii="Times New Roman" w:eastAsia="Times New Roman" w:hAnsi="Times New Roman" w:cs="Times New Roman"/>
                <w:b/>
                <w:bCs/>
                <w:sz w:val="24"/>
                <w:szCs w:val="24"/>
                <w:u w:val="single"/>
              </w:rPr>
            </w:pPr>
            <w:r w:rsidRPr="003E75A6">
              <w:rPr>
                <w:rFonts w:ascii="Times New Roman" w:eastAsia="Times New Roman" w:hAnsi="Times New Roman" w:cs="Times New Roman"/>
                <w:b/>
                <w:bCs/>
                <w:sz w:val="24"/>
                <w:szCs w:val="24"/>
                <w:u w:val="single"/>
              </w:rPr>
              <w:t>Sr. No</w:t>
            </w:r>
          </w:p>
        </w:tc>
        <w:tc>
          <w:tcPr>
            <w:tcW w:w="3058" w:type="dxa"/>
            <w:shd w:val="clear" w:color="auto" w:fill="FFFFFF" w:themeFill="background1"/>
          </w:tcPr>
          <w:p w14:paraId="77F0F384" w14:textId="77777777" w:rsidR="003E75A6" w:rsidRPr="003E75A6" w:rsidRDefault="003E75A6">
            <w:pPr>
              <w:pStyle w:val="Normal1"/>
              <w:jc w:val="center"/>
              <w:rPr>
                <w:rFonts w:ascii="Times New Roman" w:eastAsia="Times New Roman" w:hAnsi="Times New Roman" w:cs="Times New Roman"/>
                <w:b/>
                <w:bCs/>
                <w:sz w:val="24"/>
                <w:szCs w:val="24"/>
                <w:u w:val="single"/>
              </w:rPr>
            </w:pPr>
            <w:r w:rsidRPr="003E75A6">
              <w:rPr>
                <w:rFonts w:ascii="Times New Roman" w:eastAsia="Times New Roman" w:hAnsi="Times New Roman" w:cs="Times New Roman"/>
                <w:b/>
                <w:bCs/>
                <w:sz w:val="24"/>
                <w:szCs w:val="24"/>
                <w:u w:val="single"/>
              </w:rPr>
              <w:t>Student Name</w:t>
            </w:r>
          </w:p>
        </w:tc>
        <w:tc>
          <w:tcPr>
            <w:tcW w:w="1134" w:type="dxa"/>
            <w:shd w:val="clear" w:color="auto" w:fill="FFFFFF" w:themeFill="background1"/>
          </w:tcPr>
          <w:p w14:paraId="71BB12C0" w14:textId="77777777" w:rsidR="003E75A6" w:rsidRPr="003E75A6" w:rsidRDefault="003E75A6">
            <w:pPr>
              <w:pStyle w:val="Normal1"/>
              <w:jc w:val="center"/>
              <w:rPr>
                <w:rFonts w:ascii="Times New Roman" w:eastAsia="Times New Roman" w:hAnsi="Times New Roman" w:cs="Times New Roman"/>
                <w:b/>
                <w:bCs/>
                <w:sz w:val="24"/>
                <w:szCs w:val="24"/>
                <w:u w:val="single"/>
              </w:rPr>
            </w:pPr>
            <w:r w:rsidRPr="003E75A6">
              <w:rPr>
                <w:rFonts w:ascii="Times New Roman" w:eastAsia="Times New Roman" w:hAnsi="Times New Roman" w:cs="Times New Roman"/>
                <w:b/>
                <w:bCs/>
                <w:sz w:val="24"/>
                <w:szCs w:val="24"/>
                <w:u w:val="single"/>
              </w:rPr>
              <w:t>Roll No.</w:t>
            </w:r>
          </w:p>
        </w:tc>
        <w:tc>
          <w:tcPr>
            <w:tcW w:w="2409" w:type="dxa"/>
            <w:shd w:val="clear" w:color="auto" w:fill="FFFFFF" w:themeFill="background1"/>
          </w:tcPr>
          <w:p w14:paraId="30CB3D12" w14:textId="3C457C21" w:rsidR="003E75A6" w:rsidRPr="003E75A6" w:rsidRDefault="00312F56" w:rsidP="003E75A6">
            <w:pPr>
              <w:pStyle w:val="Normal1"/>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 xml:space="preserve">         </w:t>
            </w:r>
            <w:r w:rsidR="003E75A6" w:rsidRPr="003E75A6">
              <w:rPr>
                <w:rFonts w:ascii="Times New Roman" w:eastAsia="Times New Roman" w:hAnsi="Times New Roman" w:cs="Times New Roman"/>
                <w:b/>
                <w:bCs/>
                <w:sz w:val="24"/>
                <w:szCs w:val="24"/>
                <w:u w:val="single"/>
              </w:rPr>
              <w:t>PRN</w:t>
            </w:r>
          </w:p>
        </w:tc>
      </w:tr>
      <w:tr w:rsidR="003E75A6" w:rsidRPr="003E75A6" w14:paraId="40F9D376" w14:textId="77777777" w:rsidTr="00DA2EA9">
        <w:tc>
          <w:tcPr>
            <w:tcW w:w="878" w:type="dxa"/>
            <w:shd w:val="clear" w:color="auto" w:fill="FFFFFF" w:themeFill="background1"/>
          </w:tcPr>
          <w:p w14:paraId="1D3C1AE1" w14:textId="77777777" w:rsidR="003E75A6" w:rsidRPr="003E75A6" w:rsidRDefault="003E75A6" w:rsidP="00F8704B">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1</w:t>
            </w:r>
          </w:p>
        </w:tc>
        <w:tc>
          <w:tcPr>
            <w:tcW w:w="3058" w:type="dxa"/>
            <w:shd w:val="clear" w:color="auto" w:fill="FFFFFF" w:themeFill="background1"/>
          </w:tcPr>
          <w:p w14:paraId="25DFE250" w14:textId="7BD49409" w:rsidR="003E75A6" w:rsidRPr="003E75A6" w:rsidRDefault="003E75A6" w:rsidP="00F8704B">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 xml:space="preserve">Digvijay </w:t>
            </w:r>
            <w:proofErr w:type="spellStart"/>
            <w:r w:rsidRPr="003E75A6">
              <w:rPr>
                <w:rFonts w:ascii="Times New Roman" w:eastAsia="Times New Roman" w:hAnsi="Times New Roman" w:cs="Times New Roman"/>
                <w:sz w:val="24"/>
                <w:szCs w:val="24"/>
              </w:rPr>
              <w:t>Namdev</w:t>
            </w:r>
            <w:proofErr w:type="spellEnd"/>
            <w:r w:rsidRPr="003E75A6">
              <w:rPr>
                <w:rFonts w:ascii="Times New Roman" w:eastAsia="Times New Roman" w:hAnsi="Times New Roman" w:cs="Times New Roman"/>
                <w:sz w:val="24"/>
                <w:szCs w:val="24"/>
              </w:rPr>
              <w:t xml:space="preserve"> Kambale</w:t>
            </w:r>
          </w:p>
        </w:tc>
        <w:tc>
          <w:tcPr>
            <w:tcW w:w="1134" w:type="dxa"/>
            <w:shd w:val="clear" w:color="auto" w:fill="FFFFFF" w:themeFill="background1"/>
          </w:tcPr>
          <w:p w14:paraId="18F9CFDC" w14:textId="25400592" w:rsidR="003E75A6" w:rsidRPr="003E75A6" w:rsidRDefault="003E75A6" w:rsidP="00F8704B">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47</w:t>
            </w:r>
          </w:p>
        </w:tc>
        <w:tc>
          <w:tcPr>
            <w:tcW w:w="2409" w:type="dxa"/>
            <w:shd w:val="clear" w:color="auto" w:fill="FFFFFF" w:themeFill="background1"/>
          </w:tcPr>
          <w:p w14:paraId="42A7F89F" w14:textId="5C6B095B" w:rsidR="003E75A6" w:rsidRPr="003E75A6" w:rsidRDefault="003E75A6" w:rsidP="003E75A6">
            <w:pPr>
              <w:pStyle w:val="Normal1"/>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2063151242011</w:t>
            </w:r>
          </w:p>
        </w:tc>
      </w:tr>
      <w:tr w:rsidR="003E75A6" w:rsidRPr="003E75A6" w14:paraId="2C475645" w14:textId="77777777" w:rsidTr="00DA2EA9">
        <w:tc>
          <w:tcPr>
            <w:tcW w:w="878" w:type="dxa"/>
            <w:shd w:val="clear" w:color="auto" w:fill="FFFFFF" w:themeFill="background1"/>
          </w:tcPr>
          <w:p w14:paraId="4B323EB1" w14:textId="77777777" w:rsidR="003E75A6" w:rsidRPr="003E75A6" w:rsidRDefault="003E75A6" w:rsidP="00F8704B">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2</w:t>
            </w:r>
          </w:p>
        </w:tc>
        <w:tc>
          <w:tcPr>
            <w:tcW w:w="3058" w:type="dxa"/>
            <w:shd w:val="clear" w:color="auto" w:fill="FFFFFF" w:themeFill="background1"/>
          </w:tcPr>
          <w:p w14:paraId="619BEA8F" w14:textId="5B7712C1" w:rsidR="003E75A6" w:rsidRPr="003E75A6" w:rsidRDefault="003E75A6" w:rsidP="00F8704B">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Samruddhi Sudhir Sasavade</w:t>
            </w:r>
          </w:p>
        </w:tc>
        <w:tc>
          <w:tcPr>
            <w:tcW w:w="1134" w:type="dxa"/>
            <w:shd w:val="clear" w:color="auto" w:fill="FFFFFF" w:themeFill="background1"/>
          </w:tcPr>
          <w:p w14:paraId="35825D1F" w14:textId="02176649" w:rsidR="003E75A6" w:rsidRPr="003E75A6" w:rsidRDefault="003E75A6" w:rsidP="00F8704B">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48</w:t>
            </w:r>
          </w:p>
        </w:tc>
        <w:tc>
          <w:tcPr>
            <w:tcW w:w="2409" w:type="dxa"/>
            <w:shd w:val="clear" w:color="auto" w:fill="FFFFFF" w:themeFill="background1"/>
          </w:tcPr>
          <w:p w14:paraId="653B3AB0" w14:textId="305B156A" w:rsidR="003E75A6" w:rsidRPr="003E75A6" w:rsidRDefault="003E75A6" w:rsidP="003E75A6">
            <w:pPr>
              <w:pStyle w:val="Normal1"/>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2063151242030</w:t>
            </w:r>
          </w:p>
        </w:tc>
      </w:tr>
      <w:tr w:rsidR="003E75A6" w:rsidRPr="003E75A6" w14:paraId="5731D736" w14:textId="77777777" w:rsidTr="00DA2EA9">
        <w:tc>
          <w:tcPr>
            <w:tcW w:w="878" w:type="dxa"/>
            <w:shd w:val="clear" w:color="auto" w:fill="FFFFFF" w:themeFill="background1"/>
          </w:tcPr>
          <w:p w14:paraId="47C550DC" w14:textId="77777777" w:rsidR="003E75A6" w:rsidRPr="003E75A6" w:rsidRDefault="003E75A6" w:rsidP="00F8704B">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3</w:t>
            </w:r>
          </w:p>
        </w:tc>
        <w:tc>
          <w:tcPr>
            <w:tcW w:w="3058" w:type="dxa"/>
            <w:shd w:val="clear" w:color="auto" w:fill="FFFFFF" w:themeFill="background1"/>
          </w:tcPr>
          <w:p w14:paraId="77BBDFCF" w14:textId="792CBADE" w:rsidR="003E75A6" w:rsidRPr="003E75A6" w:rsidRDefault="003E75A6" w:rsidP="00F8704B">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 xml:space="preserve">Trupti </w:t>
            </w:r>
            <w:proofErr w:type="spellStart"/>
            <w:r w:rsidRPr="003E75A6">
              <w:rPr>
                <w:rFonts w:ascii="Times New Roman" w:eastAsia="Times New Roman" w:hAnsi="Times New Roman" w:cs="Times New Roman"/>
                <w:sz w:val="24"/>
                <w:szCs w:val="24"/>
              </w:rPr>
              <w:t>Tanaji</w:t>
            </w:r>
            <w:proofErr w:type="spellEnd"/>
            <w:r w:rsidRPr="003E75A6">
              <w:rPr>
                <w:rFonts w:ascii="Times New Roman" w:eastAsia="Times New Roman" w:hAnsi="Times New Roman" w:cs="Times New Roman"/>
                <w:sz w:val="24"/>
                <w:szCs w:val="24"/>
              </w:rPr>
              <w:t xml:space="preserve"> </w:t>
            </w:r>
            <w:proofErr w:type="spellStart"/>
            <w:r w:rsidRPr="003E75A6">
              <w:rPr>
                <w:rFonts w:ascii="Times New Roman" w:eastAsia="Times New Roman" w:hAnsi="Times New Roman" w:cs="Times New Roman"/>
                <w:sz w:val="24"/>
                <w:szCs w:val="24"/>
              </w:rPr>
              <w:t>Sutar</w:t>
            </w:r>
            <w:proofErr w:type="spellEnd"/>
          </w:p>
        </w:tc>
        <w:tc>
          <w:tcPr>
            <w:tcW w:w="1134" w:type="dxa"/>
            <w:shd w:val="clear" w:color="auto" w:fill="FFFFFF" w:themeFill="background1"/>
          </w:tcPr>
          <w:p w14:paraId="7D860ADF" w14:textId="4409DECB" w:rsidR="003E75A6" w:rsidRPr="003E75A6" w:rsidRDefault="003E75A6" w:rsidP="00F8704B">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49</w:t>
            </w:r>
          </w:p>
        </w:tc>
        <w:tc>
          <w:tcPr>
            <w:tcW w:w="2409" w:type="dxa"/>
            <w:shd w:val="clear" w:color="auto" w:fill="FFFFFF" w:themeFill="background1"/>
          </w:tcPr>
          <w:p w14:paraId="1A5C04D3" w14:textId="19996F74" w:rsidR="003E75A6" w:rsidRPr="003E75A6" w:rsidRDefault="003E75A6" w:rsidP="003E75A6">
            <w:pPr>
              <w:pStyle w:val="Normal1"/>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2063151242052</w:t>
            </w:r>
          </w:p>
        </w:tc>
      </w:tr>
      <w:tr w:rsidR="003E75A6" w:rsidRPr="003E75A6" w14:paraId="2A72343A" w14:textId="77777777" w:rsidTr="00DA2EA9">
        <w:tc>
          <w:tcPr>
            <w:tcW w:w="878" w:type="dxa"/>
            <w:shd w:val="clear" w:color="auto" w:fill="FFFFFF" w:themeFill="background1"/>
          </w:tcPr>
          <w:p w14:paraId="2E1A142D" w14:textId="77777777" w:rsidR="003E75A6" w:rsidRPr="003E75A6" w:rsidRDefault="003E75A6" w:rsidP="00F8704B">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4</w:t>
            </w:r>
          </w:p>
        </w:tc>
        <w:tc>
          <w:tcPr>
            <w:tcW w:w="3058" w:type="dxa"/>
            <w:shd w:val="clear" w:color="auto" w:fill="FFFFFF" w:themeFill="background1"/>
          </w:tcPr>
          <w:p w14:paraId="3984C8DB" w14:textId="3CFDE852" w:rsidR="003E75A6" w:rsidRPr="003E75A6" w:rsidRDefault="003E75A6" w:rsidP="00F8704B">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 xml:space="preserve">Karan </w:t>
            </w:r>
            <w:proofErr w:type="spellStart"/>
            <w:r w:rsidRPr="003E75A6">
              <w:rPr>
                <w:rFonts w:ascii="Times New Roman" w:eastAsia="Times New Roman" w:hAnsi="Times New Roman" w:cs="Times New Roman"/>
                <w:sz w:val="24"/>
                <w:szCs w:val="24"/>
              </w:rPr>
              <w:t>Kundalik</w:t>
            </w:r>
            <w:proofErr w:type="spellEnd"/>
            <w:r w:rsidRPr="003E75A6">
              <w:rPr>
                <w:rFonts w:ascii="Times New Roman" w:eastAsia="Times New Roman" w:hAnsi="Times New Roman" w:cs="Times New Roman"/>
                <w:sz w:val="24"/>
                <w:szCs w:val="24"/>
              </w:rPr>
              <w:t xml:space="preserve"> </w:t>
            </w:r>
            <w:proofErr w:type="spellStart"/>
            <w:r w:rsidRPr="003E75A6">
              <w:rPr>
                <w:rFonts w:ascii="Times New Roman" w:eastAsia="Times New Roman" w:hAnsi="Times New Roman" w:cs="Times New Roman"/>
                <w:sz w:val="24"/>
                <w:szCs w:val="24"/>
              </w:rPr>
              <w:t>Barale</w:t>
            </w:r>
            <w:proofErr w:type="spellEnd"/>
          </w:p>
        </w:tc>
        <w:tc>
          <w:tcPr>
            <w:tcW w:w="1134" w:type="dxa"/>
            <w:shd w:val="clear" w:color="auto" w:fill="FFFFFF" w:themeFill="background1"/>
          </w:tcPr>
          <w:p w14:paraId="361A507A" w14:textId="73C65D3D" w:rsidR="003E75A6" w:rsidRPr="003E75A6" w:rsidRDefault="003E75A6" w:rsidP="00F8704B">
            <w:pPr>
              <w:pStyle w:val="Normal1"/>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50</w:t>
            </w:r>
          </w:p>
        </w:tc>
        <w:tc>
          <w:tcPr>
            <w:tcW w:w="2409" w:type="dxa"/>
            <w:shd w:val="clear" w:color="auto" w:fill="FFFFFF" w:themeFill="background1"/>
          </w:tcPr>
          <w:p w14:paraId="2A8E26C6" w14:textId="21A058C6" w:rsidR="003E75A6" w:rsidRPr="003E75A6" w:rsidRDefault="003E75A6" w:rsidP="003E75A6">
            <w:pPr>
              <w:pStyle w:val="Normal1"/>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2163151242552</w:t>
            </w:r>
          </w:p>
        </w:tc>
      </w:tr>
      <w:tr w:rsidR="003E75A6" w:rsidRPr="003E75A6" w14:paraId="037226C7" w14:textId="77777777" w:rsidTr="00DA2EA9">
        <w:tc>
          <w:tcPr>
            <w:tcW w:w="878" w:type="dxa"/>
            <w:shd w:val="clear" w:color="auto" w:fill="FFFFFF" w:themeFill="background1"/>
          </w:tcPr>
          <w:p w14:paraId="7A4A54AE" w14:textId="7764806C" w:rsidR="003E75A6" w:rsidRPr="003E75A6" w:rsidRDefault="003E75A6" w:rsidP="00F8704B">
            <w:pPr>
              <w:pStyle w:val="Normal1"/>
              <w:jc w:val="center"/>
              <w:rPr>
                <w:rFonts w:ascii="Times New Roman" w:eastAsia="Times New Roman" w:hAnsi="Times New Roman" w:cs="Times New Roman"/>
                <w:sz w:val="24"/>
                <w:szCs w:val="24"/>
              </w:rPr>
            </w:pPr>
          </w:p>
        </w:tc>
        <w:tc>
          <w:tcPr>
            <w:tcW w:w="3058" w:type="dxa"/>
            <w:shd w:val="clear" w:color="auto" w:fill="FFFFFF" w:themeFill="background1"/>
          </w:tcPr>
          <w:p w14:paraId="109F9F95" w14:textId="77777777" w:rsidR="003E75A6" w:rsidRPr="003E75A6" w:rsidRDefault="003E75A6" w:rsidP="00F8704B">
            <w:pPr>
              <w:pStyle w:val="Normal1"/>
              <w:jc w:val="center"/>
              <w:rPr>
                <w:rFonts w:ascii="Times New Roman" w:eastAsia="Times New Roman" w:hAnsi="Times New Roman" w:cs="Times New Roman"/>
                <w:sz w:val="24"/>
                <w:szCs w:val="24"/>
              </w:rPr>
            </w:pPr>
          </w:p>
        </w:tc>
        <w:tc>
          <w:tcPr>
            <w:tcW w:w="1134" w:type="dxa"/>
            <w:shd w:val="clear" w:color="auto" w:fill="FFFFFF" w:themeFill="background1"/>
          </w:tcPr>
          <w:p w14:paraId="56B9E115" w14:textId="77777777" w:rsidR="003E75A6" w:rsidRPr="003E75A6" w:rsidRDefault="003E75A6" w:rsidP="00F8704B">
            <w:pPr>
              <w:pStyle w:val="Normal1"/>
              <w:jc w:val="center"/>
              <w:rPr>
                <w:rFonts w:ascii="Times New Roman" w:eastAsia="Times New Roman" w:hAnsi="Times New Roman" w:cs="Times New Roman"/>
                <w:sz w:val="24"/>
                <w:szCs w:val="24"/>
              </w:rPr>
            </w:pPr>
          </w:p>
        </w:tc>
        <w:tc>
          <w:tcPr>
            <w:tcW w:w="2409" w:type="dxa"/>
            <w:shd w:val="clear" w:color="auto" w:fill="FFFFFF" w:themeFill="background1"/>
          </w:tcPr>
          <w:p w14:paraId="33FCC72F" w14:textId="3685DF47" w:rsidR="003E75A6" w:rsidRPr="003E75A6" w:rsidRDefault="003E75A6" w:rsidP="00F8704B">
            <w:pPr>
              <w:pStyle w:val="Normal1"/>
              <w:jc w:val="center"/>
              <w:rPr>
                <w:rFonts w:ascii="Times New Roman" w:eastAsia="Times New Roman" w:hAnsi="Times New Roman" w:cs="Times New Roman"/>
                <w:sz w:val="24"/>
                <w:szCs w:val="24"/>
              </w:rPr>
            </w:pPr>
          </w:p>
        </w:tc>
      </w:tr>
    </w:tbl>
    <w:p w14:paraId="54BFCCBF" w14:textId="4D464575" w:rsidR="005E241D" w:rsidRPr="003E75A6" w:rsidRDefault="005E241D" w:rsidP="00F53FA6">
      <w:pPr>
        <w:autoSpaceDE w:val="0"/>
        <w:autoSpaceDN w:val="0"/>
        <w:adjustRightInd w:val="0"/>
        <w:spacing w:after="0" w:line="360" w:lineRule="auto"/>
        <w:jc w:val="both"/>
        <w:rPr>
          <w:rFonts w:ascii="Times New Roman" w:eastAsia="Adobe Gothic Std B" w:hAnsi="Times New Roman" w:cs="Times New Roman"/>
          <w:b/>
          <w:color w:val="17365D" w:themeColor="text2" w:themeShade="BF"/>
          <w:sz w:val="28"/>
          <w:szCs w:val="50"/>
        </w:rPr>
      </w:pPr>
    </w:p>
    <w:p w14:paraId="1BE376F1" w14:textId="0056C270" w:rsidR="005E241D" w:rsidRPr="003E75A6" w:rsidRDefault="005E241D" w:rsidP="00F53FA6">
      <w:pPr>
        <w:autoSpaceDE w:val="0"/>
        <w:autoSpaceDN w:val="0"/>
        <w:adjustRightInd w:val="0"/>
        <w:spacing w:after="0" w:line="360" w:lineRule="auto"/>
        <w:jc w:val="both"/>
        <w:rPr>
          <w:rFonts w:ascii="Times New Roman" w:eastAsia="Adobe Gothic Std B" w:hAnsi="Times New Roman" w:cs="Times New Roman"/>
          <w:b/>
          <w:color w:val="17365D" w:themeColor="text2" w:themeShade="BF"/>
          <w:sz w:val="28"/>
          <w:szCs w:val="50"/>
        </w:rPr>
      </w:pPr>
    </w:p>
    <w:p w14:paraId="1B6DEFB9" w14:textId="6392460D" w:rsidR="005E241D" w:rsidRPr="003E75A6" w:rsidRDefault="005E241D" w:rsidP="00F53FA6">
      <w:pPr>
        <w:autoSpaceDE w:val="0"/>
        <w:autoSpaceDN w:val="0"/>
        <w:adjustRightInd w:val="0"/>
        <w:spacing w:after="0" w:line="360" w:lineRule="auto"/>
        <w:jc w:val="both"/>
        <w:rPr>
          <w:rFonts w:ascii="Times New Roman" w:eastAsia="Adobe Gothic Std B" w:hAnsi="Times New Roman" w:cs="Times New Roman"/>
          <w:b/>
          <w:color w:val="17365D" w:themeColor="text2" w:themeShade="BF"/>
          <w:sz w:val="28"/>
          <w:szCs w:val="50"/>
        </w:rPr>
      </w:pPr>
    </w:p>
    <w:p w14:paraId="7D9651A3" w14:textId="0AC6D028" w:rsidR="005E241D" w:rsidRPr="003E75A6" w:rsidRDefault="005E241D" w:rsidP="00F53FA6">
      <w:pPr>
        <w:autoSpaceDE w:val="0"/>
        <w:autoSpaceDN w:val="0"/>
        <w:adjustRightInd w:val="0"/>
        <w:spacing w:after="0" w:line="360" w:lineRule="auto"/>
        <w:jc w:val="both"/>
        <w:rPr>
          <w:rFonts w:ascii="Times New Roman" w:eastAsia="Adobe Gothic Std B" w:hAnsi="Times New Roman" w:cs="Times New Roman"/>
          <w:b/>
          <w:color w:val="17365D" w:themeColor="text2" w:themeShade="BF"/>
          <w:sz w:val="28"/>
          <w:szCs w:val="50"/>
        </w:rPr>
      </w:pPr>
    </w:p>
    <w:p w14:paraId="082C3E6A" w14:textId="77777777" w:rsidR="005E241D" w:rsidRPr="003E75A6" w:rsidRDefault="005E241D" w:rsidP="00F53FA6">
      <w:pPr>
        <w:autoSpaceDE w:val="0"/>
        <w:autoSpaceDN w:val="0"/>
        <w:adjustRightInd w:val="0"/>
        <w:spacing w:after="0" w:line="360" w:lineRule="auto"/>
        <w:jc w:val="both"/>
        <w:rPr>
          <w:rFonts w:ascii="Times New Roman" w:eastAsia="Adobe Gothic Std B" w:hAnsi="Times New Roman" w:cs="Times New Roman"/>
          <w:b/>
          <w:color w:val="17365D" w:themeColor="text2" w:themeShade="BF"/>
          <w:sz w:val="28"/>
          <w:szCs w:val="50"/>
        </w:rPr>
      </w:pPr>
    </w:p>
    <w:p w14:paraId="23A073CF" w14:textId="2F38234F" w:rsidR="00296F9D" w:rsidRPr="003E75A6" w:rsidRDefault="00296F9D" w:rsidP="00F53FA6">
      <w:pPr>
        <w:autoSpaceDE w:val="0"/>
        <w:autoSpaceDN w:val="0"/>
        <w:adjustRightInd w:val="0"/>
        <w:spacing w:after="0" w:line="360" w:lineRule="auto"/>
        <w:jc w:val="both"/>
        <w:rPr>
          <w:rFonts w:ascii="Times New Roman" w:hAnsi="Times New Roman" w:cs="Times New Roman"/>
        </w:rPr>
      </w:pPr>
      <w:r w:rsidRPr="003E75A6">
        <w:rPr>
          <w:rFonts w:ascii="Times New Roman" w:hAnsi="Times New Roman" w:cs="Times New Roman"/>
          <w:sz w:val="28"/>
        </w:rPr>
        <w:t xml:space="preserve">in partial fulfillment of the requirements for the award of </w:t>
      </w:r>
      <w:proofErr w:type="spellStart"/>
      <w:r w:rsidR="00F8704B" w:rsidRPr="003E75A6">
        <w:rPr>
          <w:rFonts w:ascii="Times New Roman" w:hAnsi="Times New Roman" w:cs="Times New Roman"/>
          <w:b/>
          <w:bCs/>
          <w:i/>
          <w:iCs/>
          <w:color w:val="000000" w:themeColor="text1"/>
          <w:sz w:val="28"/>
          <w:szCs w:val="28"/>
          <w:u w:val="single"/>
        </w:rPr>
        <w:t>T.Y.</w:t>
      </w:r>
      <w:proofErr w:type="gramStart"/>
      <w:r w:rsidR="00F8704B" w:rsidRPr="003E75A6">
        <w:rPr>
          <w:rFonts w:ascii="Times New Roman" w:hAnsi="Times New Roman" w:cs="Times New Roman"/>
          <w:b/>
          <w:bCs/>
          <w:i/>
          <w:iCs/>
          <w:color w:val="000000" w:themeColor="text1"/>
          <w:sz w:val="28"/>
          <w:szCs w:val="28"/>
          <w:u w:val="single"/>
        </w:rPr>
        <w:t>B.Tech</w:t>
      </w:r>
      <w:proofErr w:type="spellEnd"/>
      <w:proofErr w:type="gramEnd"/>
      <w:r w:rsidR="00F8704B" w:rsidRPr="003E75A6">
        <w:rPr>
          <w:rFonts w:ascii="Times New Roman" w:hAnsi="Times New Roman" w:cs="Times New Roman"/>
          <w:b/>
          <w:bCs/>
          <w:i/>
          <w:iCs/>
          <w:color w:val="000000" w:themeColor="text1"/>
          <w:sz w:val="28"/>
          <w:szCs w:val="28"/>
          <w:u w:val="single"/>
        </w:rPr>
        <w:t xml:space="preserve"> </w:t>
      </w:r>
      <w:r w:rsidRPr="003E75A6">
        <w:rPr>
          <w:rFonts w:ascii="Times New Roman" w:hAnsi="Times New Roman" w:cs="Times New Roman"/>
          <w:b/>
          <w:i/>
          <w:iCs/>
          <w:sz w:val="28"/>
          <w:u w:val="single"/>
        </w:rPr>
        <w:t>in Computer Science and Engineering</w:t>
      </w:r>
      <w:r w:rsidRPr="003E75A6">
        <w:rPr>
          <w:rFonts w:ascii="Times New Roman" w:hAnsi="Times New Roman" w:cs="Times New Roman"/>
          <w:sz w:val="28"/>
        </w:rPr>
        <w:t xml:space="preserve"> by </w:t>
      </w:r>
      <w:r w:rsidRPr="003E75A6">
        <w:rPr>
          <w:rFonts w:ascii="Times New Roman" w:hAnsi="Times New Roman" w:cs="Times New Roman"/>
          <w:b/>
          <w:bCs/>
          <w:sz w:val="28"/>
        </w:rPr>
        <w:t xml:space="preserve">Dr. Babasaheb </w:t>
      </w:r>
      <w:r w:rsidR="0036726C" w:rsidRPr="003E75A6">
        <w:rPr>
          <w:rFonts w:ascii="Times New Roman" w:hAnsi="Times New Roman" w:cs="Times New Roman"/>
          <w:b/>
          <w:bCs/>
          <w:sz w:val="28"/>
        </w:rPr>
        <w:t>Ambedkar Technological</w:t>
      </w:r>
      <w:r w:rsidRPr="003E75A6">
        <w:rPr>
          <w:rFonts w:ascii="Times New Roman" w:hAnsi="Times New Roman" w:cs="Times New Roman"/>
          <w:b/>
          <w:bCs/>
          <w:sz w:val="28"/>
        </w:rPr>
        <w:t xml:space="preserve"> University, </w:t>
      </w:r>
      <w:proofErr w:type="spellStart"/>
      <w:r w:rsidR="0036726C" w:rsidRPr="003E75A6">
        <w:rPr>
          <w:rFonts w:ascii="Times New Roman" w:hAnsi="Times New Roman" w:cs="Times New Roman"/>
          <w:b/>
          <w:bCs/>
          <w:sz w:val="28"/>
        </w:rPr>
        <w:t>Lonere</w:t>
      </w:r>
      <w:proofErr w:type="spellEnd"/>
      <w:r w:rsidRPr="003E75A6">
        <w:rPr>
          <w:rFonts w:ascii="Times New Roman" w:hAnsi="Times New Roman" w:cs="Times New Roman"/>
          <w:sz w:val="28"/>
        </w:rPr>
        <w:t xml:space="preserve"> for the academic year 20</w:t>
      </w:r>
      <w:r w:rsidR="0036726C" w:rsidRPr="003E75A6">
        <w:rPr>
          <w:rFonts w:ascii="Times New Roman" w:hAnsi="Times New Roman" w:cs="Times New Roman"/>
          <w:sz w:val="28"/>
        </w:rPr>
        <w:t>2</w:t>
      </w:r>
      <w:r w:rsidR="006E7D59" w:rsidRPr="003E75A6">
        <w:rPr>
          <w:rFonts w:ascii="Times New Roman" w:hAnsi="Times New Roman" w:cs="Times New Roman"/>
          <w:sz w:val="28"/>
        </w:rPr>
        <w:t>2</w:t>
      </w:r>
      <w:r w:rsidRPr="003E75A6">
        <w:rPr>
          <w:rFonts w:ascii="Times New Roman" w:hAnsi="Times New Roman" w:cs="Times New Roman"/>
          <w:sz w:val="28"/>
        </w:rPr>
        <w:t>-</w:t>
      </w:r>
      <w:r w:rsidR="0036726C" w:rsidRPr="003E75A6">
        <w:rPr>
          <w:rFonts w:ascii="Times New Roman" w:hAnsi="Times New Roman" w:cs="Times New Roman"/>
          <w:sz w:val="28"/>
        </w:rPr>
        <w:t>2</w:t>
      </w:r>
      <w:r w:rsidR="006E7D59" w:rsidRPr="003E75A6">
        <w:rPr>
          <w:rFonts w:ascii="Times New Roman" w:hAnsi="Times New Roman" w:cs="Times New Roman"/>
          <w:sz w:val="28"/>
        </w:rPr>
        <w:t>3</w:t>
      </w:r>
      <w:r w:rsidRPr="003E75A6">
        <w:rPr>
          <w:rFonts w:ascii="Times New Roman" w:hAnsi="Times New Roman" w:cs="Times New Roman"/>
          <w:sz w:val="28"/>
        </w:rPr>
        <w:t xml:space="preserve">. It is certified that all the corrections / suggestions indicated for internal assessment have been incorporated in the report deposited in the departmental library. The project report has been approved as it satisfies the academic requirements in respect of </w:t>
      </w:r>
      <w:r w:rsidR="00227271">
        <w:rPr>
          <w:rFonts w:ascii="Times New Roman" w:hAnsi="Times New Roman" w:cs="Times New Roman"/>
          <w:sz w:val="28"/>
        </w:rPr>
        <w:t>M</w:t>
      </w:r>
      <w:r w:rsidR="00F8704B" w:rsidRPr="003E75A6">
        <w:rPr>
          <w:rFonts w:ascii="Times New Roman" w:hAnsi="Times New Roman" w:cs="Times New Roman"/>
          <w:sz w:val="28"/>
        </w:rPr>
        <w:t xml:space="preserve">ini </w:t>
      </w:r>
      <w:r w:rsidR="006E7D59" w:rsidRPr="00227271">
        <w:rPr>
          <w:rFonts w:ascii="Times New Roman" w:hAnsi="Times New Roman" w:cs="Times New Roman"/>
          <w:sz w:val="28"/>
        </w:rPr>
        <w:t>Project work</w:t>
      </w:r>
      <w:r w:rsidRPr="003E75A6">
        <w:rPr>
          <w:rFonts w:ascii="Times New Roman" w:hAnsi="Times New Roman" w:cs="Times New Roman"/>
          <w:sz w:val="28"/>
        </w:rPr>
        <w:t xml:space="preserve"> prescribed for the said Degree. </w:t>
      </w:r>
    </w:p>
    <w:p w14:paraId="34E8E29D" w14:textId="77777777" w:rsidR="00296F9D" w:rsidRPr="003E75A6" w:rsidRDefault="00296F9D" w:rsidP="00296F9D">
      <w:pPr>
        <w:ind w:left="6480" w:firstLine="720"/>
        <w:rPr>
          <w:rFonts w:ascii="Times New Roman" w:hAnsi="Times New Roman" w:cs="Times New Roman"/>
          <w:sz w:val="24"/>
          <w:szCs w:val="24"/>
        </w:rPr>
      </w:pPr>
    </w:p>
    <w:p w14:paraId="654A6093" w14:textId="77777777" w:rsidR="00296F9D" w:rsidRPr="003E75A6" w:rsidRDefault="00296F9D" w:rsidP="00296F9D">
      <w:pPr>
        <w:spacing w:after="0"/>
        <w:rPr>
          <w:rFonts w:ascii="Times New Roman" w:hAnsi="Times New Roman" w:cs="Times New Roman"/>
          <w:b/>
          <w:sz w:val="28"/>
          <w:szCs w:val="24"/>
        </w:rPr>
      </w:pPr>
      <w:r w:rsidRPr="003E75A6">
        <w:rPr>
          <w:rFonts w:ascii="Times New Roman" w:hAnsi="Times New Roman" w:cs="Times New Roman"/>
          <w:sz w:val="28"/>
          <w:szCs w:val="24"/>
        </w:rPr>
        <w:t xml:space="preserve">         </w:t>
      </w:r>
      <w:r w:rsidRPr="003E75A6">
        <w:rPr>
          <w:rFonts w:ascii="Times New Roman" w:hAnsi="Times New Roman" w:cs="Times New Roman"/>
          <w:b/>
          <w:sz w:val="28"/>
          <w:szCs w:val="24"/>
        </w:rPr>
        <w:t>Guide</w:t>
      </w:r>
      <w:r w:rsidRPr="003E75A6">
        <w:rPr>
          <w:rFonts w:ascii="Times New Roman" w:hAnsi="Times New Roman" w:cs="Times New Roman"/>
          <w:b/>
          <w:sz w:val="28"/>
          <w:szCs w:val="24"/>
        </w:rPr>
        <w:tab/>
      </w:r>
      <w:r w:rsidRPr="003E75A6">
        <w:rPr>
          <w:rFonts w:ascii="Times New Roman" w:hAnsi="Times New Roman" w:cs="Times New Roman"/>
          <w:b/>
          <w:sz w:val="28"/>
          <w:szCs w:val="24"/>
        </w:rPr>
        <w:tab/>
      </w:r>
      <w:r w:rsidRPr="003E75A6">
        <w:rPr>
          <w:rFonts w:ascii="Times New Roman" w:hAnsi="Times New Roman" w:cs="Times New Roman"/>
          <w:b/>
          <w:sz w:val="28"/>
          <w:szCs w:val="24"/>
        </w:rPr>
        <w:tab/>
      </w:r>
      <w:r w:rsidRPr="003E75A6">
        <w:rPr>
          <w:rFonts w:ascii="Times New Roman" w:hAnsi="Times New Roman" w:cs="Times New Roman"/>
          <w:b/>
          <w:sz w:val="28"/>
          <w:szCs w:val="24"/>
        </w:rPr>
        <w:tab/>
        <w:t xml:space="preserve">      HOD</w:t>
      </w:r>
      <w:r w:rsidRPr="003E75A6">
        <w:rPr>
          <w:rFonts w:ascii="Times New Roman" w:hAnsi="Times New Roman" w:cs="Times New Roman"/>
          <w:b/>
          <w:sz w:val="28"/>
          <w:szCs w:val="24"/>
        </w:rPr>
        <w:tab/>
      </w:r>
      <w:r w:rsidRPr="003E75A6">
        <w:rPr>
          <w:rFonts w:ascii="Times New Roman" w:hAnsi="Times New Roman" w:cs="Times New Roman"/>
          <w:b/>
          <w:sz w:val="28"/>
          <w:szCs w:val="24"/>
        </w:rPr>
        <w:tab/>
      </w:r>
      <w:r w:rsidRPr="003E75A6">
        <w:rPr>
          <w:rFonts w:ascii="Times New Roman" w:hAnsi="Times New Roman" w:cs="Times New Roman"/>
          <w:b/>
          <w:sz w:val="28"/>
          <w:szCs w:val="24"/>
        </w:rPr>
        <w:tab/>
      </w:r>
      <w:r w:rsidRPr="003E75A6">
        <w:rPr>
          <w:rFonts w:ascii="Times New Roman" w:hAnsi="Times New Roman" w:cs="Times New Roman"/>
          <w:b/>
          <w:sz w:val="28"/>
          <w:szCs w:val="24"/>
        </w:rPr>
        <w:tab/>
        <w:t xml:space="preserve">    Principal</w:t>
      </w:r>
    </w:p>
    <w:p w14:paraId="7167C270" w14:textId="2E08F28D" w:rsidR="00296F9D" w:rsidRPr="003E75A6" w:rsidRDefault="00296F9D" w:rsidP="00296F9D">
      <w:pPr>
        <w:spacing w:after="0"/>
        <w:rPr>
          <w:rFonts w:ascii="Times New Roman" w:hAnsi="Times New Roman" w:cs="Times New Roman"/>
          <w:b/>
          <w:color w:val="002060"/>
          <w:sz w:val="28"/>
          <w:szCs w:val="21"/>
          <w:shd w:val="clear" w:color="auto" w:fill="FFFFFF"/>
        </w:rPr>
      </w:pPr>
      <w:r w:rsidRPr="003E75A6">
        <w:rPr>
          <w:rFonts w:ascii="Times New Roman" w:hAnsi="Times New Roman" w:cs="Times New Roman"/>
          <w:b/>
          <w:color w:val="002060"/>
          <w:sz w:val="28"/>
          <w:szCs w:val="28"/>
        </w:rPr>
        <w:t>Prof.</w:t>
      </w:r>
      <w:r w:rsidR="0036726C" w:rsidRPr="003E75A6">
        <w:rPr>
          <w:rFonts w:ascii="Times New Roman" w:hAnsi="Times New Roman" w:cs="Times New Roman"/>
          <w:b/>
          <w:color w:val="002060"/>
          <w:sz w:val="28"/>
          <w:szCs w:val="28"/>
          <w:shd w:val="clear" w:color="auto" w:fill="FFFFFF"/>
        </w:rPr>
        <w:t xml:space="preserve"> </w:t>
      </w:r>
      <w:proofErr w:type="spellStart"/>
      <w:r w:rsidR="00F8704B" w:rsidRPr="003E75A6">
        <w:rPr>
          <w:rFonts w:ascii="Times New Roman" w:hAnsi="Times New Roman" w:cs="Times New Roman"/>
          <w:b/>
          <w:color w:val="002060"/>
          <w:sz w:val="28"/>
          <w:szCs w:val="28"/>
          <w:shd w:val="clear" w:color="auto" w:fill="FFFFFF"/>
        </w:rPr>
        <w:t>S.</w:t>
      </w:r>
      <w:proofErr w:type="gramStart"/>
      <w:r w:rsidR="00F8704B" w:rsidRPr="003E75A6">
        <w:rPr>
          <w:rFonts w:ascii="Times New Roman" w:hAnsi="Times New Roman" w:cs="Times New Roman"/>
          <w:b/>
          <w:color w:val="002060"/>
          <w:sz w:val="28"/>
          <w:szCs w:val="28"/>
          <w:shd w:val="clear" w:color="auto" w:fill="FFFFFF"/>
        </w:rPr>
        <w:t>S.Kumbhar</w:t>
      </w:r>
      <w:proofErr w:type="spellEnd"/>
      <w:proofErr w:type="gramEnd"/>
      <w:r w:rsidR="0036726C" w:rsidRPr="003E75A6">
        <w:rPr>
          <w:rFonts w:ascii="Times New Roman" w:hAnsi="Times New Roman" w:cs="Times New Roman"/>
          <w:b/>
          <w:color w:val="002060"/>
          <w:sz w:val="28"/>
          <w:szCs w:val="28"/>
          <w:shd w:val="clear" w:color="auto" w:fill="FFFFFF"/>
        </w:rPr>
        <w:tab/>
      </w:r>
      <w:r w:rsidR="00F8704B" w:rsidRPr="003E75A6">
        <w:rPr>
          <w:rFonts w:ascii="Times New Roman" w:hAnsi="Times New Roman" w:cs="Times New Roman"/>
          <w:b/>
          <w:color w:val="002060"/>
          <w:sz w:val="28"/>
          <w:szCs w:val="28"/>
          <w:shd w:val="clear" w:color="auto" w:fill="FFFFFF"/>
        </w:rPr>
        <w:t xml:space="preserve">     </w:t>
      </w:r>
      <w:r w:rsidR="0036726C" w:rsidRPr="003E75A6">
        <w:rPr>
          <w:rFonts w:ascii="Times New Roman" w:hAnsi="Times New Roman" w:cs="Times New Roman"/>
          <w:b/>
          <w:color w:val="002060"/>
          <w:sz w:val="28"/>
          <w:szCs w:val="21"/>
          <w:shd w:val="clear" w:color="auto" w:fill="FFFFFF"/>
        </w:rPr>
        <w:t>Prof.</w:t>
      </w:r>
      <w:r w:rsidR="004621C1" w:rsidRPr="003E75A6">
        <w:rPr>
          <w:rFonts w:ascii="Times New Roman" w:hAnsi="Times New Roman" w:cs="Times New Roman"/>
          <w:b/>
          <w:color w:val="002060"/>
          <w:sz w:val="28"/>
          <w:szCs w:val="21"/>
          <w:shd w:val="clear" w:color="auto" w:fill="FFFFFF"/>
        </w:rPr>
        <w:t xml:space="preserve"> R.</w:t>
      </w:r>
      <w:r w:rsidR="00B30664" w:rsidRPr="003E75A6">
        <w:rPr>
          <w:rFonts w:ascii="Times New Roman" w:hAnsi="Times New Roman" w:cs="Times New Roman"/>
          <w:b/>
          <w:color w:val="002060"/>
          <w:sz w:val="28"/>
          <w:szCs w:val="21"/>
          <w:shd w:val="clear" w:color="auto" w:fill="FFFFFF"/>
        </w:rPr>
        <w:t xml:space="preserve"> </w:t>
      </w:r>
      <w:r w:rsidR="004621C1" w:rsidRPr="003E75A6">
        <w:rPr>
          <w:rFonts w:ascii="Times New Roman" w:hAnsi="Times New Roman" w:cs="Times New Roman"/>
          <w:b/>
          <w:color w:val="002060"/>
          <w:sz w:val="28"/>
          <w:szCs w:val="21"/>
          <w:shd w:val="clear" w:color="auto" w:fill="FFFFFF"/>
        </w:rPr>
        <w:t>S.</w:t>
      </w:r>
      <w:r w:rsidR="00B30664" w:rsidRPr="003E75A6">
        <w:rPr>
          <w:rFonts w:ascii="Times New Roman" w:hAnsi="Times New Roman" w:cs="Times New Roman"/>
          <w:b/>
          <w:color w:val="002060"/>
          <w:sz w:val="28"/>
          <w:szCs w:val="21"/>
          <w:shd w:val="clear" w:color="auto" w:fill="FFFFFF"/>
        </w:rPr>
        <w:t xml:space="preserve"> </w:t>
      </w:r>
      <w:proofErr w:type="spellStart"/>
      <w:r w:rsidR="004621C1" w:rsidRPr="003E75A6">
        <w:rPr>
          <w:rFonts w:ascii="Times New Roman" w:hAnsi="Times New Roman" w:cs="Times New Roman"/>
          <w:b/>
          <w:color w:val="002060"/>
          <w:sz w:val="28"/>
          <w:szCs w:val="21"/>
          <w:shd w:val="clear" w:color="auto" w:fill="FFFFFF"/>
        </w:rPr>
        <w:t>Nejkar</w:t>
      </w:r>
      <w:proofErr w:type="spellEnd"/>
      <w:r w:rsidR="0036726C" w:rsidRPr="003E75A6">
        <w:rPr>
          <w:rFonts w:ascii="Times New Roman" w:hAnsi="Times New Roman" w:cs="Times New Roman"/>
          <w:b/>
          <w:color w:val="002060"/>
          <w:sz w:val="28"/>
          <w:szCs w:val="21"/>
          <w:shd w:val="clear" w:color="auto" w:fill="FFFFFF"/>
        </w:rPr>
        <w:tab/>
      </w:r>
      <w:r w:rsidR="004621C1" w:rsidRPr="003E75A6">
        <w:rPr>
          <w:rFonts w:ascii="Times New Roman" w:hAnsi="Times New Roman" w:cs="Times New Roman"/>
          <w:b/>
          <w:color w:val="002060"/>
          <w:sz w:val="28"/>
          <w:szCs w:val="21"/>
          <w:shd w:val="clear" w:color="auto" w:fill="FFFFFF"/>
        </w:rPr>
        <w:tab/>
        <w:t xml:space="preserve">   </w:t>
      </w:r>
      <w:r w:rsidR="00F8704B" w:rsidRPr="003E75A6">
        <w:rPr>
          <w:rFonts w:ascii="Times New Roman" w:hAnsi="Times New Roman" w:cs="Times New Roman"/>
          <w:b/>
          <w:color w:val="002060"/>
          <w:sz w:val="28"/>
          <w:szCs w:val="21"/>
          <w:shd w:val="clear" w:color="auto" w:fill="FFFFFF"/>
        </w:rPr>
        <w:t xml:space="preserve">      </w:t>
      </w:r>
      <w:r w:rsidR="004621C1" w:rsidRPr="003E75A6">
        <w:rPr>
          <w:rFonts w:ascii="Times New Roman" w:hAnsi="Times New Roman" w:cs="Times New Roman"/>
          <w:b/>
          <w:color w:val="002060"/>
          <w:sz w:val="28"/>
          <w:szCs w:val="21"/>
          <w:shd w:val="clear" w:color="auto" w:fill="FFFFFF"/>
        </w:rPr>
        <w:t xml:space="preserve">   </w:t>
      </w:r>
      <w:r w:rsidRPr="003E75A6">
        <w:rPr>
          <w:rFonts w:ascii="Times New Roman" w:hAnsi="Times New Roman" w:cs="Times New Roman"/>
          <w:b/>
          <w:color w:val="002060"/>
          <w:sz w:val="28"/>
          <w:szCs w:val="21"/>
          <w:shd w:val="clear" w:color="auto" w:fill="FFFFFF"/>
        </w:rPr>
        <w:t xml:space="preserve">Dr. </w:t>
      </w:r>
      <w:r w:rsidR="00F22D9E" w:rsidRPr="003E75A6">
        <w:rPr>
          <w:rFonts w:ascii="Times New Roman" w:hAnsi="Times New Roman" w:cs="Times New Roman"/>
          <w:b/>
          <w:color w:val="002060"/>
          <w:sz w:val="28"/>
          <w:shd w:val="clear" w:color="auto" w:fill="FFFFFF"/>
        </w:rPr>
        <w:t>S</w:t>
      </w:r>
      <w:r w:rsidR="004621C1" w:rsidRPr="003E75A6">
        <w:rPr>
          <w:rFonts w:ascii="Times New Roman" w:hAnsi="Times New Roman" w:cs="Times New Roman"/>
          <w:b/>
          <w:color w:val="002060"/>
          <w:sz w:val="28"/>
          <w:shd w:val="clear" w:color="auto" w:fill="FFFFFF"/>
        </w:rPr>
        <w:t xml:space="preserve">. </w:t>
      </w:r>
      <w:r w:rsidR="0015437C" w:rsidRPr="003E75A6">
        <w:rPr>
          <w:rFonts w:ascii="Times New Roman" w:hAnsi="Times New Roman" w:cs="Times New Roman"/>
          <w:b/>
          <w:color w:val="002060"/>
          <w:sz w:val="28"/>
          <w:shd w:val="clear" w:color="auto" w:fill="FFFFFF"/>
        </w:rPr>
        <w:t>N</w:t>
      </w:r>
      <w:r w:rsidR="004621C1" w:rsidRPr="003E75A6">
        <w:rPr>
          <w:rFonts w:ascii="Times New Roman" w:hAnsi="Times New Roman" w:cs="Times New Roman"/>
          <w:b/>
          <w:color w:val="002060"/>
          <w:sz w:val="28"/>
          <w:shd w:val="clear" w:color="auto" w:fill="FFFFFF"/>
        </w:rPr>
        <w:t xml:space="preserve">. </w:t>
      </w:r>
      <w:r w:rsidR="00F22D9E" w:rsidRPr="003E75A6">
        <w:rPr>
          <w:rFonts w:ascii="Times New Roman" w:hAnsi="Times New Roman" w:cs="Times New Roman"/>
          <w:b/>
          <w:color w:val="002060"/>
          <w:sz w:val="28"/>
          <w:shd w:val="clear" w:color="auto" w:fill="FFFFFF"/>
        </w:rPr>
        <w:t>Jain</w:t>
      </w:r>
    </w:p>
    <w:p w14:paraId="349B3721" w14:textId="77777777" w:rsidR="00296F9D" w:rsidRPr="003E75A6" w:rsidRDefault="00296F9D" w:rsidP="00296F9D">
      <w:pPr>
        <w:spacing w:after="0" w:line="240" w:lineRule="auto"/>
        <w:rPr>
          <w:rFonts w:ascii="Times New Roman" w:hAnsi="Times New Roman" w:cs="Times New Roman"/>
          <w:sz w:val="24"/>
          <w:szCs w:val="24"/>
        </w:rPr>
      </w:pPr>
      <w:r w:rsidRPr="003E75A6">
        <w:rPr>
          <w:rFonts w:ascii="Times New Roman" w:hAnsi="Times New Roman" w:cs="Times New Roman"/>
          <w:sz w:val="24"/>
          <w:szCs w:val="24"/>
        </w:rPr>
        <w:t xml:space="preserve"> </w:t>
      </w:r>
    </w:p>
    <w:p w14:paraId="419EAAF4" w14:textId="77777777" w:rsidR="00296F9D" w:rsidRPr="003E75A6" w:rsidRDefault="00296F9D" w:rsidP="00296F9D">
      <w:pPr>
        <w:spacing w:after="0" w:line="360" w:lineRule="auto"/>
        <w:rPr>
          <w:rFonts w:ascii="Times New Roman" w:hAnsi="Times New Roman" w:cs="Times New Roman"/>
          <w:b/>
          <w:sz w:val="24"/>
          <w:szCs w:val="24"/>
        </w:rPr>
      </w:pPr>
      <w:r w:rsidRPr="003E75A6">
        <w:rPr>
          <w:rFonts w:ascii="Times New Roman" w:hAnsi="Times New Roman" w:cs="Times New Roman"/>
          <w:b/>
          <w:sz w:val="24"/>
          <w:szCs w:val="24"/>
        </w:rPr>
        <w:t>Name of the Examiners:</w:t>
      </w:r>
      <w:r w:rsidRPr="003E75A6">
        <w:rPr>
          <w:rFonts w:ascii="Times New Roman" w:hAnsi="Times New Roman" w:cs="Times New Roman"/>
          <w:b/>
          <w:sz w:val="24"/>
          <w:szCs w:val="24"/>
        </w:rPr>
        <w:tab/>
      </w:r>
      <w:r w:rsidRPr="003E75A6">
        <w:rPr>
          <w:rFonts w:ascii="Times New Roman" w:hAnsi="Times New Roman" w:cs="Times New Roman"/>
          <w:b/>
          <w:sz w:val="24"/>
          <w:szCs w:val="24"/>
        </w:rPr>
        <w:tab/>
        <w:t xml:space="preserve"> External Viva</w:t>
      </w:r>
      <w:r w:rsidRPr="003E75A6">
        <w:rPr>
          <w:rFonts w:ascii="Times New Roman" w:hAnsi="Times New Roman" w:cs="Times New Roman"/>
          <w:b/>
          <w:sz w:val="24"/>
          <w:szCs w:val="24"/>
        </w:rPr>
        <w:tab/>
      </w:r>
      <w:r w:rsidRPr="003E75A6">
        <w:rPr>
          <w:rFonts w:ascii="Times New Roman" w:hAnsi="Times New Roman" w:cs="Times New Roman"/>
          <w:b/>
          <w:sz w:val="24"/>
          <w:szCs w:val="24"/>
        </w:rPr>
        <w:tab/>
        <w:t xml:space="preserve">          Signature with Date                      </w:t>
      </w:r>
    </w:p>
    <w:p w14:paraId="7F1134CB" w14:textId="0533032C" w:rsidR="00296F9D" w:rsidRPr="003E75A6" w:rsidRDefault="00296F9D" w:rsidP="00296F9D">
      <w:pPr>
        <w:spacing w:after="0"/>
        <w:rPr>
          <w:rFonts w:ascii="Times New Roman" w:hAnsi="Times New Roman" w:cs="Times New Roman"/>
          <w:b/>
          <w:sz w:val="24"/>
          <w:szCs w:val="24"/>
        </w:rPr>
      </w:pPr>
      <w:r w:rsidRPr="003E75A6">
        <w:rPr>
          <w:rFonts w:ascii="Times New Roman" w:hAnsi="Times New Roman" w:cs="Times New Roman"/>
          <w:b/>
          <w:sz w:val="24"/>
          <w:szCs w:val="24"/>
        </w:rPr>
        <w:t>1</w:t>
      </w:r>
    </w:p>
    <w:p w14:paraId="2F743263" w14:textId="77777777" w:rsidR="00296F9D" w:rsidRPr="003E75A6" w:rsidRDefault="00296F9D" w:rsidP="00296F9D">
      <w:pPr>
        <w:spacing w:after="0"/>
        <w:rPr>
          <w:rFonts w:ascii="Times New Roman" w:hAnsi="Times New Roman" w:cs="Times New Roman"/>
          <w:b/>
          <w:sz w:val="24"/>
          <w:szCs w:val="24"/>
        </w:rPr>
      </w:pPr>
      <w:r w:rsidRPr="003E75A6">
        <w:rPr>
          <w:rFonts w:ascii="Times New Roman" w:hAnsi="Times New Roman" w:cs="Times New Roman"/>
          <w:b/>
          <w:sz w:val="24"/>
          <w:szCs w:val="24"/>
        </w:rPr>
        <w:t>2.</w:t>
      </w:r>
    </w:p>
    <w:p w14:paraId="366442C2" w14:textId="77777777" w:rsidR="00312F56" w:rsidRDefault="00312F56" w:rsidP="000F3079">
      <w:pPr>
        <w:jc w:val="center"/>
        <w:rPr>
          <w:rFonts w:ascii="Times New Roman" w:hAnsi="Times New Roman" w:cs="Times New Roman"/>
          <w:b/>
          <w:sz w:val="32"/>
          <w:szCs w:val="32"/>
          <w:u w:val="single"/>
        </w:rPr>
      </w:pPr>
    </w:p>
    <w:p w14:paraId="4B6BF49F" w14:textId="77777777" w:rsidR="00312F56" w:rsidRDefault="00312F56" w:rsidP="000F3079">
      <w:pPr>
        <w:jc w:val="center"/>
        <w:rPr>
          <w:rFonts w:ascii="Times New Roman" w:hAnsi="Times New Roman" w:cs="Times New Roman"/>
          <w:b/>
          <w:sz w:val="32"/>
          <w:szCs w:val="32"/>
          <w:u w:val="single"/>
        </w:rPr>
      </w:pPr>
    </w:p>
    <w:p w14:paraId="38BE83DE" w14:textId="57D2C211" w:rsidR="000F3079" w:rsidRPr="003E75A6" w:rsidRDefault="000F3079" w:rsidP="00C0252A">
      <w:pPr>
        <w:spacing w:line="360" w:lineRule="auto"/>
        <w:jc w:val="center"/>
        <w:rPr>
          <w:rFonts w:ascii="Times New Roman" w:hAnsi="Times New Roman" w:cs="Times New Roman"/>
          <w:b/>
          <w:sz w:val="32"/>
          <w:szCs w:val="32"/>
          <w:u w:val="single"/>
        </w:rPr>
      </w:pPr>
      <w:r w:rsidRPr="003E75A6">
        <w:rPr>
          <w:rFonts w:ascii="Times New Roman" w:hAnsi="Times New Roman" w:cs="Times New Roman"/>
          <w:b/>
          <w:sz w:val="32"/>
          <w:szCs w:val="32"/>
          <w:u w:val="single"/>
        </w:rPr>
        <w:lastRenderedPageBreak/>
        <w:t>Declaration</w:t>
      </w:r>
    </w:p>
    <w:p w14:paraId="4E36D48F" w14:textId="6C91D402" w:rsidR="0036726C" w:rsidRPr="003E75A6" w:rsidRDefault="00D854DA" w:rsidP="00C0252A">
      <w:pPr>
        <w:pStyle w:val="Normal1"/>
        <w:spacing w:line="360" w:lineRule="auto"/>
        <w:ind w:firstLine="720"/>
        <w:jc w:val="both"/>
        <w:rPr>
          <w:rFonts w:ascii="Times New Roman" w:eastAsia="Times New Roman" w:hAnsi="Times New Roman" w:cs="Times New Roman"/>
          <w:b/>
          <w:bCs/>
          <w:sz w:val="24"/>
          <w:szCs w:val="24"/>
        </w:rPr>
      </w:pPr>
      <w:r w:rsidRPr="003E75A6">
        <w:rPr>
          <w:rFonts w:ascii="Times New Roman" w:hAnsi="Times New Roman" w:cs="Times New Roman"/>
          <w:sz w:val="24"/>
          <w:szCs w:val="24"/>
        </w:rPr>
        <w:t>We here</w:t>
      </w:r>
      <w:r w:rsidR="001A1678">
        <w:rPr>
          <w:rFonts w:ascii="Times New Roman" w:hAnsi="Times New Roman" w:cs="Times New Roman"/>
          <w:sz w:val="24"/>
          <w:szCs w:val="24"/>
        </w:rPr>
        <w:t xml:space="preserve"> </w:t>
      </w:r>
      <w:r w:rsidRPr="003E75A6">
        <w:rPr>
          <w:rFonts w:ascii="Times New Roman" w:hAnsi="Times New Roman" w:cs="Times New Roman"/>
          <w:sz w:val="24"/>
          <w:szCs w:val="24"/>
        </w:rPr>
        <w:t>by declare that this project work entitled “</w:t>
      </w:r>
      <w:r w:rsidR="001A1678">
        <w:rPr>
          <w:rFonts w:ascii="Times New Roman" w:hAnsi="Times New Roman" w:cs="Times New Roman"/>
          <w:sz w:val="24"/>
          <w:szCs w:val="24"/>
        </w:rPr>
        <w:t>Supermarket Billing System</w:t>
      </w:r>
      <w:r w:rsidRPr="003E75A6">
        <w:rPr>
          <w:rFonts w:ascii="Times New Roman" w:hAnsi="Times New Roman" w:cs="Times New Roman"/>
          <w:sz w:val="24"/>
          <w:szCs w:val="24"/>
        </w:rPr>
        <w:t>” has been prepared by us during the year 202</w:t>
      </w:r>
      <w:r w:rsidR="001A1678">
        <w:rPr>
          <w:rFonts w:ascii="Times New Roman" w:hAnsi="Times New Roman" w:cs="Times New Roman"/>
          <w:sz w:val="24"/>
          <w:szCs w:val="24"/>
        </w:rPr>
        <w:t>2 - 23</w:t>
      </w:r>
      <w:r w:rsidRPr="003E75A6">
        <w:rPr>
          <w:rFonts w:ascii="Times New Roman" w:hAnsi="Times New Roman" w:cs="Times New Roman"/>
          <w:sz w:val="24"/>
          <w:szCs w:val="24"/>
        </w:rPr>
        <w:t xml:space="preserve"> under the guidance of</w:t>
      </w:r>
      <w:r w:rsidR="001A1678">
        <w:rPr>
          <w:rFonts w:ascii="Times New Roman" w:hAnsi="Times New Roman" w:cs="Times New Roman"/>
          <w:sz w:val="24"/>
          <w:szCs w:val="24"/>
        </w:rPr>
        <w:t xml:space="preserve"> Prof S. S. </w:t>
      </w:r>
      <w:proofErr w:type="spellStart"/>
      <w:proofErr w:type="gramStart"/>
      <w:r w:rsidR="001A1678">
        <w:rPr>
          <w:rFonts w:ascii="Times New Roman" w:hAnsi="Times New Roman" w:cs="Times New Roman"/>
          <w:sz w:val="24"/>
          <w:szCs w:val="24"/>
        </w:rPr>
        <w:t>Kumbhar</w:t>
      </w:r>
      <w:proofErr w:type="spellEnd"/>
      <w:r w:rsidR="001A1678">
        <w:rPr>
          <w:rFonts w:ascii="Times New Roman" w:hAnsi="Times New Roman" w:cs="Times New Roman"/>
          <w:sz w:val="24"/>
          <w:szCs w:val="24"/>
        </w:rPr>
        <w:t xml:space="preserve"> </w:t>
      </w:r>
      <w:r w:rsidRPr="003E75A6">
        <w:rPr>
          <w:rFonts w:ascii="Times New Roman" w:hAnsi="Times New Roman" w:cs="Times New Roman"/>
          <w:sz w:val="24"/>
          <w:szCs w:val="24"/>
        </w:rPr>
        <w:t>,</w:t>
      </w:r>
      <w:proofErr w:type="gramEnd"/>
      <w:r w:rsidRPr="003E75A6">
        <w:rPr>
          <w:rFonts w:ascii="Times New Roman" w:hAnsi="Times New Roman" w:cs="Times New Roman"/>
          <w:sz w:val="24"/>
          <w:szCs w:val="24"/>
        </w:rPr>
        <w:t xml:space="preserve"> Department of Computer Science, </w:t>
      </w:r>
      <w:proofErr w:type="spellStart"/>
      <w:r w:rsidRPr="003E75A6">
        <w:rPr>
          <w:rFonts w:ascii="Times New Roman" w:hAnsi="Times New Roman" w:cs="Times New Roman"/>
          <w:sz w:val="24"/>
          <w:szCs w:val="24"/>
        </w:rPr>
        <w:t>Sanjeevan</w:t>
      </w:r>
      <w:proofErr w:type="spellEnd"/>
      <w:r w:rsidRPr="003E75A6">
        <w:rPr>
          <w:rFonts w:ascii="Times New Roman" w:hAnsi="Times New Roman" w:cs="Times New Roman"/>
          <w:sz w:val="24"/>
          <w:szCs w:val="24"/>
        </w:rPr>
        <w:t xml:space="preserve"> Engineering and Technology Institute, </w:t>
      </w:r>
      <w:proofErr w:type="spellStart"/>
      <w:r w:rsidRPr="003E75A6">
        <w:rPr>
          <w:rFonts w:ascii="Times New Roman" w:hAnsi="Times New Roman" w:cs="Times New Roman"/>
          <w:sz w:val="24"/>
          <w:szCs w:val="24"/>
        </w:rPr>
        <w:t>Panhala</w:t>
      </w:r>
      <w:proofErr w:type="spellEnd"/>
      <w:r w:rsidRPr="003E75A6">
        <w:rPr>
          <w:rFonts w:ascii="Times New Roman" w:hAnsi="Times New Roman" w:cs="Times New Roman"/>
          <w:sz w:val="24"/>
          <w:szCs w:val="24"/>
        </w:rPr>
        <w:t xml:space="preserve"> in the partial fulfilment of the </w:t>
      </w:r>
      <w:r w:rsidR="001A1678">
        <w:rPr>
          <w:rFonts w:ascii="Times New Roman" w:hAnsi="Times New Roman" w:cs="Times New Roman"/>
          <w:sz w:val="24"/>
          <w:szCs w:val="24"/>
        </w:rPr>
        <w:t xml:space="preserve">T.Y. </w:t>
      </w:r>
      <w:proofErr w:type="spellStart"/>
      <w:r w:rsidR="001A1678">
        <w:rPr>
          <w:rFonts w:ascii="Times New Roman" w:hAnsi="Times New Roman" w:cs="Times New Roman"/>
          <w:sz w:val="24"/>
          <w:szCs w:val="24"/>
        </w:rPr>
        <w:t>B.Tech</w:t>
      </w:r>
      <w:proofErr w:type="spellEnd"/>
      <w:r w:rsidRPr="003E75A6">
        <w:rPr>
          <w:rFonts w:ascii="Times New Roman" w:hAnsi="Times New Roman" w:cs="Times New Roman"/>
          <w:sz w:val="24"/>
          <w:szCs w:val="24"/>
        </w:rPr>
        <w:t xml:space="preserve"> . We also declare that this project is the outcome of our effort, that it has not been submitted to any other university for the award of any degree.</w:t>
      </w:r>
    </w:p>
    <w:p w14:paraId="100C519A" w14:textId="43A34C79" w:rsidR="000F3079" w:rsidRPr="003E75A6" w:rsidRDefault="000F3079" w:rsidP="003E75A6">
      <w:pPr>
        <w:pStyle w:val="Normal1"/>
        <w:spacing w:line="360" w:lineRule="auto"/>
        <w:jc w:val="both"/>
        <w:rPr>
          <w:rFonts w:ascii="Times New Roman" w:eastAsia="Times New Roman" w:hAnsi="Times New Roman" w:cs="Times New Roman"/>
          <w:b/>
          <w:bCs/>
          <w:sz w:val="28"/>
          <w:szCs w:val="28"/>
        </w:rPr>
      </w:pPr>
    </w:p>
    <w:p w14:paraId="6AB99B64" w14:textId="6D8B3892" w:rsidR="000F3079" w:rsidRPr="003E75A6" w:rsidRDefault="000F3079" w:rsidP="003D38BC">
      <w:pPr>
        <w:pStyle w:val="Normal1"/>
        <w:jc w:val="both"/>
        <w:rPr>
          <w:rFonts w:ascii="Times New Roman" w:eastAsia="Times New Roman" w:hAnsi="Times New Roman" w:cs="Times New Roman"/>
          <w:b/>
          <w:bCs/>
          <w:sz w:val="28"/>
          <w:szCs w:val="28"/>
        </w:rPr>
      </w:pPr>
    </w:p>
    <w:p w14:paraId="110632CD" w14:textId="35D79C65" w:rsidR="000F3079" w:rsidRPr="003E75A6" w:rsidRDefault="000F3079" w:rsidP="003D38BC">
      <w:pPr>
        <w:pStyle w:val="Normal1"/>
        <w:jc w:val="both"/>
        <w:rPr>
          <w:rFonts w:ascii="Times New Roman" w:eastAsia="Times New Roman" w:hAnsi="Times New Roman" w:cs="Times New Roman"/>
          <w:b/>
          <w:bCs/>
          <w:sz w:val="28"/>
          <w:szCs w:val="28"/>
        </w:rPr>
      </w:pPr>
    </w:p>
    <w:p w14:paraId="2B9791D4" w14:textId="70C24243" w:rsidR="000F3079" w:rsidRPr="003E75A6" w:rsidRDefault="000F3079" w:rsidP="003D38BC">
      <w:pPr>
        <w:pStyle w:val="Normal1"/>
        <w:jc w:val="both"/>
        <w:rPr>
          <w:rFonts w:ascii="Times New Roman" w:eastAsia="Times New Roman" w:hAnsi="Times New Roman" w:cs="Times New Roman"/>
          <w:b/>
          <w:bCs/>
          <w:sz w:val="28"/>
          <w:szCs w:val="28"/>
        </w:rPr>
      </w:pPr>
    </w:p>
    <w:p w14:paraId="6774F2C8" w14:textId="0C92D8F9" w:rsidR="000F3079" w:rsidRPr="003E75A6" w:rsidRDefault="000F3079" w:rsidP="003D38BC">
      <w:pPr>
        <w:pStyle w:val="Normal1"/>
        <w:jc w:val="both"/>
        <w:rPr>
          <w:rFonts w:ascii="Times New Roman" w:eastAsia="Times New Roman" w:hAnsi="Times New Roman" w:cs="Times New Roman"/>
          <w:b/>
          <w:bCs/>
          <w:sz w:val="28"/>
          <w:szCs w:val="28"/>
        </w:rPr>
      </w:pPr>
    </w:p>
    <w:p w14:paraId="789A74A9" w14:textId="587A7E0A" w:rsidR="000F3079" w:rsidRPr="003E75A6" w:rsidRDefault="000F3079" w:rsidP="003D38BC">
      <w:pPr>
        <w:pStyle w:val="Normal1"/>
        <w:jc w:val="both"/>
        <w:rPr>
          <w:rFonts w:ascii="Times New Roman" w:eastAsia="Times New Roman" w:hAnsi="Times New Roman" w:cs="Times New Roman"/>
          <w:b/>
          <w:bCs/>
          <w:sz w:val="28"/>
          <w:szCs w:val="28"/>
        </w:rPr>
      </w:pPr>
    </w:p>
    <w:p w14:paraId="6E422F34" w14:textId="7C19DB78" w:rsidR="000F3079" w:rsidRPr="003E75A6" w:rsidRDefault="000F3079" w:rsidP="003D38BC">
      <w:pPr>
        <w:pStyle w:val="Normal1"/>
        <w:jc w:val="both"/>
        <w:rPr>
          <w:rFonts w:ascii="Times New Roman" w:eastAsia="Times New Roman" w:hAnsi="Times New Roman" w:cs="Times New Roman"/>
          <w:b/>
          <w:bCs/>
          <w:sz w:val="28"/>
          <w:szCs w:val="28"/>
        </w:rPr>
      </w:pPr>
    </w:p>
    <w:p w14:paraId="070574EC" w14:textId="77632B9E" w:rsidR="000F3079" w:rsidRPr="003E75A6" w:rsidRDefault="000F3079" w:rsidP="003D38BC">
      <w:pPr>
        <w:pStyle w:val="Normal1"/>
        <w:jc w:val="both"/>
        <w:rPr>
          <w:rFonts w:ascii="Times New Roman" w:eastAsia="Times New Roman" w:hAnsi="Times New Roman" w:cs="Times New Roman"/>
          <w:b/>
          <w:bCs/>
          <w:sz w:val="28"/>
          <w:szCs w:val="28"/>
        </w:rPr>
      </w:pPr>
    </w:p>
    <w:p w14:paraId="328D3AD8" w14:textId="6F17406A" w:rsidR="000F3079" w:rsidRPr="003E75A6" w:rsidRDefault="000F3079" w:rsidP="003D38BC">
      <w:pPr>
        <w:pStyle w:val="Normal1"/>
        <w:jc w:val="both"/>
        <w:rPr>
          <w:rFonts w:ascii="Times New Roman" w:eastAsia="Times New Roman" w:hAnsi="Times New Roman" w:cs="Times New Roman"/>
          <w:b/>
          <w:bCs/>
          <w:sz w:val="28"/>
          <w:szCs w:val="28"/>
        </w:rPr>
      </w:pPr>
    </w:p>
    <w:p w14:paraId="6A0F1B71" w14:textId="609C9E7B" w:rsidR="000F3079" w:rsidRPr="003E75A6" w:rsidRDefault="000F3079" w:rsidP="003D38BC">
      <w:pPr>
        <w:pStyle w:val="Normal1"/>
        <w:jc w:val="both"/>
        <w:rPr>
          <w:rFonts w:ascii="Times New Roman" w:eastAsia="Times New Roman" w:hAnsi="Times New Roman" w:cs="Times New Roman"/>
          <w:b/>
          <w:bCs/>
          <w:sz w:val="28"/>
          <w:szCs w:val="28"/>
        </w:rPr>
      </w:pPr>
    </w:p>
    <w:p w14:paraId="7378CC1E" w14:textId="7C3B8944" w:rsidR="000F3079" w:rsidRPr="003E75A6" w:rsidRDefault="000F3079" w:rsidP="003D38BC">
      <w:pPr>
        <w:pStyle w:val="Normal1"/>
        <w:jc w:val="both"/>
        <w:rPr>
          <w:rFonts w:ascii="Times New Roman" w:eastAsia="Times New Roman" w:hAnsi="Times New Roman" w:cs="Times New Roman"/>
          <w:b/>
          <w:bCs/>
          <w:sz w:val="28"/>
          <w:szCs w:val="28"/>
        </w:rPr>
      </w:pPr>
    </w:p>
    <w:p w14:paraId="130DE4FA" w14:textId="1715F442" w:rsidR="000F3079" w:rsidRPr="003E75A6" w:rsidRDefault="000F3079" w:rsidP="003D38BC">
      <w:pPr>
        <w:pStyle w:val="Normal1"/>
        <w:jc w:val="both"/>
        <w:rPr>
          <w:rFonts w:ascii="Times New Roman" w:eastAsia="Times New Roman" w:hAnsi="Times New Roman" w:cs="Times New Roman"/>
          <w:b/>
          <w:bCs/>
          <w:sz w:val="28"/>
          <w:szCs w:val="28"/>
        </w:rPr>
      </w:pPr>
    </w:p>
    <w:p w14:paraId="40484C9C" w14:textId="30AFE533" w:rsidR="000F3079" w:rsidRPr="003E75A6" w:rsidRDefault="000F3079" w:rsidP="003D38BC">
      <w:pPr>
        <w:pStyle w:val="Normal1"/>
        <w:jc w:val="both"/>
        <w:rPr>
          <w:rFonts w:ascii="Times New Roman" w:eastAsia="Times New Roman" w:hAnsi="Times New Roman" w:cs="Times New Roman"/>
          <w:b/>
          <w:bCs/>
          <w:sz w:val="28"/>
          <w:szCs w:val="28"/>
        </w:rPr>
      </w:pPr>
    </w:p>
    <w:p w14:paraId="66F897E9" w14:textId="69E8C34C" w:rsidR="000F3079" w:rsidRPr="003E75A6" w:rsidRDefault="000F3079" w:rsidP="003D38BC">
      <w:pPr>
        <w:pStyle w:val="Normal1"/>
        <w:jc w:val="both"/>
        <w:rPr>
          <w:rFonts w:ascii="Times New Roman" w:eastAsia="Times New Roman" w:hAnsi="Times New Roman" w:cs="Times New Roman"/>
          <w:b/>
          <w:bCs/>
          <w:sz w:val="28"/>
          <w:szCs w:val="28"/>
        </w:rPr>
      </w:pPr>
    </w:p>
    <w:p w14:paraId="21992BE7" w14:textId="0C3608F9" w:rsidR="000F3079" w:rsidRPr="003E75A6" w:rsidRDefault="000F3079" w:rsidP="003D38BC">
      <w:pPr>
        <w:pStyle w:val="Normal1"/>
        <w:jc w:val="both"/>
        <w:rPr>
          <w:rFonts w:ascii="Times New Roman" w:eastAsia="Times New Roman" w:hAnsi="Times New Roman" w:cs="Times New Roman"/>
          <w:b/>
          <w:bCs/>
          <w:sz w:val="28"/>
          <w:szCs w:val="28"/>
        </w:rPr>
      </w:pPr>
    </w:p>
    <w:p w14:paraId="1002F9F3" w14:textId="5D3B8950" w:rsidR="000F3079" w:rsidRPr="003E75A6" w:rsidRDefault="000F3079" w:rsidP="003D38BC">
      <w:pPr>
        <w:pStyle w:val="Normal1"/>
        <w:jc w:val="both"/>
        <w:rPr>
          <w:rFonts w:ascii="Times New Roman" w:eastAsia="Times New Roman" w:hAnsi="Times New Roman" w:cs="Times New Roman"/>
          <w:b/>
          <w:bCs/>
          <w:sz w:val="28"/>
          <w:szCs w:val="28"/>
        </w:rPr>
      </w:pPr>
    </w:p>
    <w:p w14:paraId="500F9814" w14:textId="014A2531" w:rsidR="000F3079" w:rsidRPr="003E75A6" w:rsidRDefault="000F3079" w:rsidP="003D38BC">
      <w:pPr>
        <w:pStyle w:val="Normal1"/>
        <w:jc w:val="both"/>
        <w:rPr>
          <w:rFonts w:ascii="Times New Roman" w:eastAsia="Times New Roman" w:hAnsi="Times New Roman" w:cs="Times New Roman"/>
          <w:b/>
          <w:bCs/>
          <w:sz w:val="28"/>
          <w:szCs w:val="28"/>
        </w:rPr>
      </w:pPr>
    </w:p>
    <w:p w14:paraId="148167D3" w14:textId="4378C4C6" w:rsidR="000F3079" w:rsidRPr="003E75A6" w:rsidRDefault="000F3079" w:rsidP="003D38BC">
      <w:pPr>
        <w:pStyle w:val="Normal1"/>
        <w:jc w:val="both"/>
        <w:rPr>
          <w:rFonts w:ascii="Times New Roman" w:eastAsia="Times New Roman" w:hAnsi="Times New Roman" w:cs="Times New Roman"/>
          <w:b/>
          <w:bCs/>
          <w:sz w:val="28"/>
          <w:szCs w:val="28"/>
        </w:rPr>
      </w:pPr>
    </w:p>
    <w:p w14:paraId="0B21AAF9" w14:textId="25A8D5BF" w:rsidR="000F3079" w:rsidRPr="003E75A6" w:rsidRDefault="000F3079" w:rsidP="003D38BC">
      <w:pPr>
        <w:pStyle w:val="Normal1"/>
        <w:jc w:val="both"/>
        <w:rPr>
          <w:rFonts w:ascii="Times New Roman" w:eastAsia="Times New Roman" w:hAnsi="Times New Roman" w:cs="Times New Roman"/>
          <w:b/>
          <w:bCs/>
          <w:sz w:val="28"/>
          <w:szCs w:val="28"/>
        </w:rPr>
      </w:pPr>
    </w:p>
    <w:p w14:paraId="591CB835" w14:textId="3DD3AF75" w:rsidR="000F3079" w:rsidRPr="003E75A6" w:rsidRDefault="000F3079" w:rsidP="003D38BC">
      <w:pPr>
        <w:pStyle w:val="Normal1"/>
        <w:jc w:val="both"/>
        <w:rPr>
          <w:rFonts w:ascii="Times New Roman" w:eastAsia="Times New Roman" w:hAnsi="Times New Roman" w:cs="Times New Roman"/>
          <w:b/>
          <w:bCs/>
          <w:sz w:val="28"/>
          <w:szCs w:val="28"/>
        </w:rPr>
      </w:pPr>
    </w:p>
    <w:p w14:paraId="7CFEEC0C" w14:textId="5AB292AD" w:rsidR="000F3079" w:rsidRPr="003E75A6" w:rsidRDefault="000F3079" w:rsidP="003D38BC">
      <w:pPr>
        <w:pStyle w:val="Normal1"/>
        <w:jc w:val="both"/>
        <w:rPr>
          <w:rFonts w:ascii="Times New Roman" w:eastAsia="Times New Roman" w:hAnsi="Times New Roman" w:cs="Times New Roman"/>
          <w:b/>
          <w:bCs/>
          <w:sz w:val="28"/>
          <w:szCs w:val="28"/>
        </w:rPr>
      </w:pPr>
    </w:p>
    <w:p w14:paraId="0FB1DCAE" w14:textId="356BACEB" w:rsidR="000F3079" w:rsidRPr="003E75A6" w:rsidRDefault="000F3079" w:rsidP="003D38BC">
      <w:pPr>
        <w:pStyle w:val="Normal1"/>
        <w:jc w:val="both"/>
        <w:rPr>
          <w:rFonts w:ascii="Times New Roman" w:eastAsia="Times New Roman" w:hAnsi="Times New Roman" w:cs="Times New Roman"/>
          <w:b/>
          <w:bCs/>
          <w:sz w:val="28"/>
          <w:szCs w:val="28"/>
        </w:rPr>
      </w:pPr>
    </w:p>
    <w:p w14:paraId="7ED58590" w14:textId="6071EF7B" w:rsidR="000F3079" w:rsidRPr="003E75A6" w:rsidRDefault="000F3079" w:rsidP="003D38BC">
      <w:pPr>
        <w:pStyle w:val="Normal1"/>
        <w:jc w:val="both"/>
        <w:rPr>
          <w:rFonts w:ascii="Times New Roman" w:eastAsia="Times New Roman" w:hAnsi="Times New Roman" w:cs="Times New Roman"/>
          <w:b/>
          <w:bCs/>
          <w:sz w:val="28"/>
          <w:szCs w:val="28"/>
        </w:rPr>
      </w:pPr>
    </w:p>
    <w:p w14:paraId="0DFD196E" w14:textId="41C538F9" w:rsidR="000F3079" w:rsidRPr="003E75A6" w:rsidRDefault="000F3079" w:rsidP="003D38BC">
      <w:pPr>
        <w:pStyle w:val="Normal1"/>
        <w:jc w:val="both"/>
        <w:rPr>
          <w:rFonts w:ascii="Times New Roman" w:eastAsia="Times New Roman" w:hAnsi="Times New Roman" w:cs="Times New Roman"/>
          <w:b/>
          <w:bCs/>
          <w:sz w:val="28"/>
          <w:szCs w:val="28"/>
        </w:rPr>
      </w:pPr>
    </w:p>
    <w:p w14:paraId="46278225" w14:textId="74B8AF89" w:rsidR="000F3079" w:rsidRPr="003E75A6" w:rsidRDefault="000F3079" w:rsidP="003D38BC">
      <w:pPr>
        <w:pStyle w:val="Normal1"/>
        <w:jc w:val="both"/>
        <w:rPr>
          <w:rFonts w:ascii="Times New Roman" w:eastAsia="Times New Roman" w:hAnsi="Times New Roman" w:cs="Times New Roman"/>
          <w:b/>
          <w:bCs/>
          <w:sz w:val="28"/>
          <w:szCs w:val="28"/>
        </w:rPr>
      </w:pPr>
    </w:p>
    <w:p w14:paraId="6C3322C3" w14:textId="00C986C2" w:rsidR="000F3079" w:rsidRPr="003E75A6" w:rsidRDefault="000F3079" w:rsidP="003D38BC">
      <w:pPr>
        <w:pStyle w:val="Normal1"/>
        <w:jc w:val="both"/>
        <w:rPr>
          <w:rFonts w:ascii="Times New Roman" w:eastAsia="Times New Roman" w:hAnsi="Times New Roman" w:cs="Times New Roman"/>
          <w:b/>
          <w:bCs/>
          <w:sz w:val="28"/>
          <w:szCs w:val="28"/>
        </w:rPr>
      </w:pPr>
    </w:p>
    <w:p w14:paraId="4E4373F4" w14:textId="0CC42951" w:rsidR="000F3079" w:rsidRPr="003E75A6" w:rsidRDefault="000F3079" w:rsidP="003D38BC">
      <w:pPr>
        <w:pStyle w:val="Normal1"/>
        <w:jc w:val="both"/>
        <w:rPr>
          <w:rFonts w:ascii="Times New Roman" w:eastAsia="Times New Roman" w:hAnsi="Times New Roman" w:cs="Times New Roman"/>
          <w:b/>
          <w:bCs/>
          <w:sz w:val="28"/>
          <w:szCs w:val="28"/>
        </w:rPr>
      </w:pPr>
    </w:p>
    <w:p w14:paraId="5C71C6EA" w14:textId="13E8EB95" w:rsidR="000F3079" w:rsidRPr="003E75A6" w:rsidRDefault="000F3079" w:rsidP="003D38BC">
      <w:pPr>
        <w:pStyle w:val="Normal1"/>
        <w:jc w:val="both"/>
        <w:rPr>
          <w:rFonts w:ascii="Times New Roman" w:eastAsia="Times New Roman" w:hAnsi="Times New Roman" w:cs="Times New Roman"/>
          <w:b/>
          <w:bCs/>
          <w:sz w:val="28"/>
          <w:szCs w:val="28"/>
        </w:rPr>
      </w:pPr>
    </w:p>
    <w:p w14:paraId="34344EF1" w14:textId="317F331C" w:rsidR="000F3079" w:rsidRPr="003E75A6" w:rsidRDefault="000F3079" w:rsidP="00C0252A">
      <w:pPr>
        <w:spacing w:line="360" w:lineRule="auto"/>
        <w:ind w:left="2880"/>
        <w:rPr>
          <w:rFonts w:ascii="Times New Roman" w:hAnsi="Times New Roman" w:cs="Times New Roman"/>
          <w:b/>
          <w:sz w:val="32"/>
          <w:u w:val="single"/>
        </w:rPr>
      </w:pPr>
      <w:r w:rsidRPr="003E75A6">
        <w:rPr>
          <w:rFonts w:ascii="Times New Roman" w:hAnsi="Times New Roman" w:cs="Times New Roman"/>
          <w:b/>
          <w:sz w:val="32"/>
          <w:u w:val="single"/>
        </w:rPr>
        <w:lastRenderedPageBreak/>
        <w:t>ACKNOWLEDGEMENT</w:t>
      </w:r>
    </w:p>
    <w:p w14:paraId="06B4CB68" w14:textId="6CE6791C" w:rsidR="00C54510" w:rsidRPr="003E75A6" w:rsidRDefault="00C54510" w:rsidP="00C0252A">
      <w:pPr>
        <w:spacing w:before="361" w:after="0" w:line="360" w:lineRule="auto"/>
        <w:ind w:right="134" w:firstLine="720"/>
        <w:jc w:val="both"/>
        <w:rPr>
          <w:rFonts w:ascii="Times New Roman" w:eastAsia="Times New Roman" w:hAnsi="Times New Roman" w:cs="Times New Roman"/>
          <w:sz w:val="24"/>
          <w:szCs w:val="24"/>
          <w:lang w:bidi="en-US"/>
        </w:rPr>
      </w:pPr>
      <w:r w:rsidRPr="003E75A6">
        <w:rPr>
          <w:rFonts w:ascii="Times New Roman" w:eastAsia="Times New Roman" w:hAnsi="Times New Roman" w:cs="Times New Roman"/>
          <w:sz w:val="24"/>
          <w:szCs w:val="24"/>
          <w:lang w:bidi="en-US"/>
        </w:rPr>
        <w:t>It gives me an immense pleasure to present a report on the successful completion of our mini project work on</w:t>
      </w:r>
      <w:r w:rsidRPr="003E75A6">
        <w:rPr>
          <w:rFonts w:ascii="Times New Roman" w:eastAsia="Times New Roman" w:hAnsi="Times New Roman" w:cs="Times New Roman"/>
          <w:b/>
          <w:bCs/>
          <w:sz w:val="24"/>
          <w:szCs w:val="24"/>
          <w:lang w:bidi="en-US"/>
        </w:rPr>
        <w:t xml:space="preserve"> “Super Market Billing System”</w:t>
      </w:r>
      <w:r w:rsidRPr="003E75A6">
        <w:rPr>
          <w:rFonts w:ascii="Times New Roman" w:eastAsia="Times New Roman" w:hAnsi="Times New Roman" w:cs="Times New Roman"/>
          <w:b/>
          <w:color w:val="C00000"/>
          <w:sz w:val="24"/>
          <w:szCs w:val="24"/>
          <w:lang w:bidi="en-US"/>
        </w:rPr>
        <w:t xml:space="preserve"> </w:t>
      </w:r>
      <w:r w:rsidRPr="003E75A6">
        <w:rPr>
          <w:rFonts w:ascii="Times New Roman" w:eastAsia="Times New Roman" w:hAnsi="Times New Roman" w:cs="Times New Roman"/>
          <w:sz w:val="24"/>
          <w:szCs w:val="24"/>
          <w:lang w:bidi="en-US"/>
        </w:rPr>
        <w:t xml:space="preserve">We express our deep sense of gratitude to our guide </w:t>
      </w:r>
      <w:r w:rsidRPr="003E75A6">
        <w:rPr>
          <w:rFonts w:ascii="Times New Roman" w:eastAsia="Times New Roman" w:hAnsi="Times New Roman" w:cs="Times New Roman"/>
          <w:b/>
          <w:sz w:val="24"/>
          <w:szCs w:val="24"/>
          <w:lang w:bidi="en-US"/>
        </w:rPr>
        <w:t xml:space="preserve">“Asst. prof. </w:t>
      </w:r>
      <w:proofErr w:type="spellStart"/>
      <w:r w:rsidRPr="003E75A6">
        <w:rPr>
          <w:rFonts w:ascii="Times New Roman" w:eastAsia="Times New Roman" w:hAnsi="Times New Roman" w:cs="Times New Roman"/>
          <w:b/>
          <w:sz w:val="24"/>
          <w:szCs w:val="24"/>
          <w:lang w:bidi="en-US"/>
        </w:rPr>
        <w:t>S.</w:t>
      </w:r>
      <w:proofErr w:type="gramStart"/>
      <w:r w:rsidRPr="003E75A6">
        <w:rPr>
          <w:rFonts w:ascii="Times New Roman" w:eastAsia="Times New Roman" w:hAnsi="Times New Roman" w:cs="Times New Roman"/>
          <w:b/>
          <w:sz w:val="24"/>
          <w:szCs w:val="24"/>
          <w:lang w:bidi="en-US"/>
        </w:rPr>
        <w:t>S.Kumbhar</w:t>
      </w:r>
      <w:proofErr w:type="spellEnd"/>
      <w:proofErr w:type="gramEnd"/>
      <w:r w:rsidRPr="003E75A6">
        <w:rPr>
          <w:rFonts w:ascii="Times New Roman" w:eastAsia="Times New Roman" w:hAnsi="Times New Roman" w:cs="Times New Roman"/>
          <w:b/>
          <w:sz w:val="24"/>
          <w:szCs w:val="24"/>
          <w:lang w:bidi="en-US"/>
        </w:rPr>
        <w:t xml:space="preserve">” </w:t>
      </w:r>
      <w:r w:rsidRPr="003E75A6">
        <w:rPr>
          <w:rFonts w:ascii="Times New Roman" w:eastAsia="Times New Roman" w:hAnsi="Times New Roman" w:cs="Times New Roman"/>
          <w:sz w:val="24"/>
          <w:szCs w:val="24"/>
          <w:lang w:bidi="en-US"/>
        </w:rPr>
        <w:t>for his valuable guidance rendered in all phases of seminar. We are thankful of his wholehearted assistance, advice and expert guidance towards making my seminar success.</w:t>
      </w:r>
    </w:p>
    <w:p w14:paraId="60EC0003" w14:textId="0C635894" w:rsidR="00C54510" w:rsidRPr="003E75A6" w:rsidRDefault="00C54510" w:rsidP="00C0252A">
      <w:pPr>
        <w:spacing w:before="1" w:after="0" w:line="360" w:lineRule="auto"/>
        <w:ind w:left="140" w:right="136" w:firstLine="580"/>
        <w:jc w:val="both"/>
        <w:rPr>
          <w:rFonts w:ascii="Times New Roman" w:eastAsia="Times New Roman" w:hAnsi="Times New Roman" w:cs="Times New Roman"/>
          <w:sz w:val="24"/>
          <w:szCs w:val="24"/>
          <w:lang w:bidi="en-US"/>
        </w:rPr>
      </w:pPr>
      <w:r w:rsidRPr="003E75A6">
        <w:rPr>
          <w:rFonts w:ascii="Times New Roman" w:eastAsia="Times New Roman" w:hAnsi="Times New Roman" w:cs="Times New Roman"/>
          <w:sz w:val="24"/>
          <w:szCs w:val="24"/>
          <w:lang w:bidi="en-US"/>
        </w:rPr>
        <w:t>My special thanks to respected Principal and Head of the Department for their keep interest, encourage and excellent support.</w:t>
      </w:r>
    </w:p>
    <w:p w14:paraId="5FA98DE1" w14:textId="77777777" w:rsidR="00C54510" w:rsidRPr="003E75A6" w:rsidRDefault="00C54510" w:rsidP="003E75A6">
      <w:pPr>
        <w:spacing w:line="360" w:lineRule="auto"/>
        <w:jc w:val="center"/>
        <w:rPr>
          <w:rFonts w:ascii="Times New Roman" w:hAnsi="Times New Roman" w:cs="Times New Roman"/>
          <w:b/>
          <w:sz w:val="24"/>
          <w:szCs w:val="24"/>
          <w:u w:val="single"/>
        </w:rPr>
      </w:pPr>
    </w:p>
    <w:tbl>
      <w:tblPr>
        <w:tblStyle w:val="TableGrid"/>
        <w:tblpPr w:leftFromText="180" w:rightFromText="180" w:vertAnchor="text" w:horzAnchor="page" w:tblpX="2561" w:tblpY="218"/>
        <w:tblW w:w="0" w:type="auto"/>
        <w:shd w:val="clear" w:color="auto" w:fill="FFFFFF" w:themeFill="background1"/>
        <w:tblLook w:val="04A0" w:firstRow="1" w:lastRow="0" w:firstColumn="1" w:lastColumn="0" w:noHBand="0" w:noVBand="1"/>
      </w:tblPr>
      <w:tblGrid>
        <w:gridCol w:w="1013"/>
        <w:gridCol w:w="3282"/>
        <w:gridCol w:w="1180"/>
        <w:gridCol w:w="2288"/>
      </w:tblGrid>
      <w:tr w:rsidR="00C54510" w:rsidRPr="003E75A6" w14:paraId="57576CBD" w14:textId="77777777" w:rsidTr="001A1678">
        <w:tc>
          <w:tcPr>
            <w:tcW w:w="1013" w:type="dxa"/>
            <w:shd w:val="clear" w:color="auto" w:fill="FFFFFF" w:themeFill="background1"/>
          </w:tcPr>
          <w:p w14:paraId="4F51277D" w14:textId="77777777" w:rsidR="00C54510" w:rsidRPr="003E75A6" w:rsidRDefault="00C54510" w:rsidP="003E75A6">
            <w:pPr>
              <w:pStyle w:val="Normal1"/>
              <w:spacing w:line="360" w:lineRule="auto"/>
              <w:jc w:val="center"/>
              <w:rPr>
                <w:rFonts w:ascii="Times New Roman" w:eastAsia="Times New Roman" w:hAnsi="Times New Roman" w:cs="Times New Roman"/>
                <w:b/>
                <w:bCs/>
                <w:sz w:val="24"/>
                <w:szCs w:val="24"/>
                <w:u w:val="single"/>
              </w:rPr>
            </w:pPr>
            <w:r w:rsidRPr="003E75A6">
              <w:rPr>
                <w:rFonts w:ascii="Times New Roman" w:eastAsia="Times New Roman" w:hAnsi="Times New Roman" w:cs="Times New Roman"/>
                <w:b/>
                <w:bCs/>
                <w:sz w:val="24"/>
                <w:szCs w:val="24"/>
                <w:u w:val="single"/>
              </w:rPr>
              <w:t>Sr. No</w:t>
            </w:r>
          </w:p>
        </w:tc>
        <w:tc>
          <w:tcPr>
            <w:tcW w:w="3282" w:type="dxa"/>
            <w:shd w:val="clear" w:color="auto" w:fill="FFFFFF" w:themeFill="background1"/>
          </w:tcPr>
          <w:p w14:paraId="7764C617" w14:textId="77777777" w:rsidR="00C54510" w:rsidRPr="003E75A6" w:rsidRDefault="00C54510" w:rsidP="003E75A6">
            <w:pPr>
              <w:pStyle w:val="Normal1"/>
              <w:spacing w:line="360" w:lineRule="auto"/>
              <w:jc w:val="center"/>
              <w:rPr>
                <w:rFonts w:ascii="Times New Roman" w:eastAsia="Times New Roman" w:hAnsi="Times New Roman" w:cs="Times New Roman"/>
                <w:b/>
                <w:bCs/>
                <w:sz w:val="24"/>
                <w:szCs w:val="24"/>
                <w:u w:val="single"/>
              </w:rPr>
            </w:pPr>
            <w:r w:rsidRPr="003E75A6">
              <w:rPr>
                <w:rFonts w:ascii="Times New Roman" w:eastAsia="Times New Roman" w:hAnsi="Times New Roman" w:cs="Times New Roman"/>
                <w:b/>
                <w:bCs/>
                <w:sz w:val="24"/>
                <w:szCs w:val="24"/>
                <w:u w:val="single"/>
              </w:rPr>
              <w:t>Student Name</w:t>
            </w:r>
          </w:p>
        </w:tc>
        <w:tc>
          <w:tcPr>
            <w:tcW w:w="1180" w:type="dxa"/>
            <w:shd w:val="clear" w:color="auto" w:fill="FFFFFF" w:themeFill="background1"/>
          </w:tcPr>
          <w:p w14:paraId="70105ED5" w14:textId="77777777" w:rsidR="00C54510" w:rsidRPr="003E75A6" w:rsidRDefault="00C54510" w:rsidP="003E75A6">
            <w:pPr>
              <w:pStyle w:val="Normal1"/>
              <w:spacing w:line="360" w:lineRule="auto"/>
              <w:jc w:val="center"/>
              <w:rPr>
                <w:rFonts w:ascii="Times New Roman" w:eastAsia="Times New Roman" w:hAnsi="Times New Roman" w:cs="Times New Roman"/>
                <w:b/>
                <w:bCs/>
                <w:sz w:val="24"/>
                <w:szCs w:val="24"/>
                <w:u w:val="single"/>
              </w:rPr>
            </w:pPr>
            <w:r w:rsidRPr="003E75A6">
              <w:rPr>
                <w:rFonts w:ascii="Times New Roman" w:eastAsia="Times New Roman" w:hAnsi="Times New Roman" w:cs="Times New Roman"/>
                <w:b/>
                <w:bCs/>
                <w:sz w:val="24"/>
                <w:szCs w:val="24"/>
                <w:u w:val="single"/>
              </w:rPr>
              <w:t>Roll No.</w:t>
            </w:r>
          </w:p>
        </w:tc>
        <w:tc>
          <w:tcPr>
            <w:tcW w:w="2288" w:type="dxa"/>
            <w:shd w:val="clear" w:color="auto" w:fill="FFFFFF" w:themeFill="background1"/>
          </w:tcPr>
          <w:p w14:paraId="3F130299" w14:textId="77777777" w:rsidR="00C54510" w:rsidRPr="003E75A6" w:rsidRDefault="00C54510" w:rsidP="003E75A6">
            <w:pPr>
              <w:pStyle w:val="Normal1"/>
              <w:spacing w:line="360" w:lineRule="auto"/>
              <w:jc w:val="center"/>
              <w:rPr>
                <w:rFonts w:ascii="Times New Roman" w:eastAsia="Times New Roman" w:hAnsi="Times New Roman" w:cs="Times New Roman"/>
                <w:b/>
                <w:bCs/>
                <w:sz w:val="24"/>
                <w:szCs w:val="24"/>
                <w:u w:val="single"/>
              </w:rPr>
            </w:pPr>
            <w:r w:rsidRPr="003E75A6">
              <w:rPr>
                <w:rFonts w:ascii="Times New Roman" w:eastAsia="Times New Roman" w:hAnsi="Times New Roman" w:cs="Times New Roman"/>
                <w:b/>
                <w:bCs/>
                <w:sz w:val="24"/>
                <w:szCs w:val="24"/>
                <w:u w:val="single"/>
              </w:rPr>
              <w:t>PRN</w:t>
            </w:r>
          </w:p>
        </w:tc>
      </w:tr>
      <w:tr w:rsidR="00C54510" w:rsidRPr="003E75A6" w14:paraId="5191F3D0" w14:textId="77777777" w:rsidTr="001A1678">
        <w:tc>
          <w:tcPr>
            <w:tcW w:w="1013" w:type="dxa"/>
            <w:shd w:val="clear" w:color="auto" w:fill="FFFFFF" w:themeFill="background1"/>
          </w:tcPr>
          <w:p w14:paraId="4FF38199" w14:textId="77777777" w:rsidR="00C54510" w:rsidRPr="003E75A6" w:rsidRDefault="00C54510" w:rsidP="003E75A6">
            <w:pPr>
              <w:pStyle w:val="Normal1"/>
              <w:spacing w:line="360" w:lineRule="auto"/>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1</w:t>
            </w:r>
          </w:p>
        </w:tc>
        <w:tc>
          <w:tcPr>
            <w:tcW w:w="3282" w:type="dxa"/>
            <w:shd w:val="clear" w:color="auto" w:fill="FFFFFF" w:themeFill="background1"/>
          </w:tcPr>
          <w:p w14:paraId="4BBFBCD9" w14:textId="77777777" w:rsidR="00C54510" w:rsidRPr="003E75A6" w:rsidRDefault="00C54510" w:rsidP="003E75A6">
            <w:pPr>
              <w:pStyle w:val="Normal1"/>
              <w:spacing w:line="360" w:lineRule="auto"/>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 xml:space="preserve">Digvijay </w:t>
            </w:r>
            <w:proofErr w:type="spellStart"/>
            <w:r w:rsidRPr="003E75A6">
              <w:rPr>
                <w:rFonts w:ascii="Times New Roman" w:eastAsia="Times New Roman" w:hAnsi="Times New Roman" w:cs="Times New Roman"/>
                <w:sz w:val="24"/>
                <w:szCs w:val="24"/>
              </w:rPr>
              <w:t>Namdev</w:t>
            </w:r>
            <w:proofErr w:type="spellEnd"/>
            <w:r w:rsidRPr="003E75A6">
              <w:rPr>
                <w:rFonts w:ascii="Times New Roman" w:eastAsia="Times New Roman" w:hAnsi="Times New Roman" w:cs="Times New Roman"/>
                <w:sz w:val="24"/>
                <w:szCs w:val="24"/>
              </w:rPr>
              <w:t xml:space="preserve"> Kambale</w:t>
            </w:r>
          </w:p>
        </w:tc>
        <w:tc>
          <w:tcPr>
            <w:tcW w:w="1180" w:type="dxa"/>
            <w:shd w:val="clear" w:color="auto" w:fill="FFFFFF" w:themeFill="background1"/>
          </w:tcPr>
          <w:p w14:paraId="15BCAAC0" w14:textId="77777777" w:rsidR="00C54510" w:rsidRPr="003E75A6" w:rsidRDefault="00C54510" w:rsidP="003E75A6">
            <w:pPr>
              <w:pStyle w:val="Normal1"/>
              <w:spacing w:line="360" w:lineRule="auto"/>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47</w:t>
            </w:r>
          </w:p>
        </w:tc>
        <w:tc>
          <w:tcPr>
            <w:tcW w:w="2288" w:type="dxa"/>
            <w:shd w:val="clear" w:color="auto" w:fill="FFFFFF" w:themeFill="background1"/>
          </w:tcPr>
          <w:p w14:paraId="01EF3A08" w14:textId="77777777" w:rsidR="00C54510" w:rsidRPr="003E75A6" w:rsidRDefault="00C54510" w:rsidP="003E75A6">
            <w:pPr>
              <w:pStyle w:val="Normal1"/>
              <w:spacing w:line="360" w:lineRule="auto"/>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2063151242011</w:t>
            </w:r>
          </w:p>
        </w:tc>
      </w:tr>
      <w:tr w:rsidR="00C54510" w:rsidRPr="003E75A6" w14:paraId="7CA91CB0" w14:textId="77777777" w:rsidTr="001A1678">
        <w:tc>
          <w:tcPr>
            <w:tcW w:w="1013" w:type="dxa"/>
            <w:shd w:val="clear" w:color="auto" w:fill="FFFFFF" w:themeFill="background1"/>
          </w:tcPr>
          <w:p w14:paraId="6743412A" w14:textId="77777777" w:rsidR="00C54510" w:rsidRPr="003E75A6" w:rsidRDefault="00C54510" w:rsidP="003E75A6">
            <w:pPr>
              <w:pStyle w:val="Normal1"/>
              <w:spacing w:line="360" w:lineRule="auto"/>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2</w:t>
            </w:r>
          </w:p>
        </w:tc>
        <w:tc>
          <w:tcPr>
            <w:tcW w:w="3282" w:type="dxa"/>
            <w:shd w:val="clear" w:color="auto" w:fill="FFFFFF" w:themeFill="background1"/>
          </w:tcPr>
          <w:p w14:paraId="1A27C77F" w14:textId="77777777" w:rsidR="00C54510" w:rsidRPr="003E75A6" w:rsidRDefault="00C54510" w:rsidP="003E75A6">
            <w:pPr>
              <w:pStyle w:val="Normal1"/>
              <w:spacing w:line="360" w:lineRule="auto"/>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Samruddhi Sudhir Sasavade</w:t>
            </w:r>
          </w:p>
        </w:tc>
        <w:tc>
          <w:tcPr>
            <w:tcW w:w="1180" w:type="dxa"/>
            <w:shd w:val="clear" w:color="auto" w:fill="FFFFFF" w:themeFill="background1"/>
          </w:tcPr>
          <w:p w14:paraId="031D0172" w14:textId="77777777" w:rsidR="00C54510" w:rsidRPr="003E75A6" w:rsidRDefault="00C54510" w:rsidP="003E75A6">
            <w:pPr>
              <w:pStyle w:val="Normal1"/>
              <w:spacing w:line="360" w:lineRule="auto"/>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48</w:t>
            </w:r>
          </w:p>
        </w:tc>
        <w:tc>
          <w:tcPr>
            <w:tcW w:w="2288" w:type="dxa"/>
            <w:shd w:val="clear" w:color="auto" w:fill="FFFFFF" w:themeFill="background1"/>
          </w:tcPr>
          <w:p w14:paraId="0ACD2FA2" w14:textId="77777777" w:rsidR="00C54510" w:rsidRPr="003E75A6" w:rsidRDefault="00C54510" w:rsidP="003E75A6">
            <w:pPr>
              <w:pStyle w:val="Normal1"/>
              <w:spacing w:line="360" w:lineRule="auto"/>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2063151242030</w:t>
            </w:r>
          </w:p>
        </w:tc>
      </w:tr>
      <w:tr w:rsidR="00C54510" w:rsidRPr="003E75A6" w14:paraId="5E56070A" w14:textId="77777777" w:rsidTr="001A1678">
        <w:tc>
          <w:tcPr>
            <w:tcW w:w="1013" w:type="dxa"/>
            <w:shd w:val="clear" w:color="auto" w:fill="FFFFFF" w:themeFill="background1"/>
          </w:tcPr>
          <w:p w14:paraId="7EBE7DAA" w14:textId="77777777" w:rsidR="00C54510" w:rsidRPr="003E75A6" w:rsidRDefault="00C54510" w:rsidP="003E75A6">
            <w:pPr>
              <w:pStyle w:val="Normal1"/>
              <w:spacing w:line="360" w:lineRule="auto"/>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3</w:t>
            </w:r>
          </w:p>
        </w:tc>
        <w:tc>
          <w:tcPr>
            <w:tcW w:w="3282" w:type="dxa"/>
            <w:shd w:val="clear" w:color="auto" w:fill="FFFFFF" w:themeFill="background1"/>
          </w:tcPr>
          <w:p w14:paraId="6CE7EFD8" w14:textId="77777777" w:rsidR="00C54510" w:rsidRPr="003E75A6" w:rsidRDefault="00C54510" w:rsidP="003E75A6">
            <w:pPr>
              <w:pStyle w:val="Normal1"/>
              <w:spacing w:line="360" w:lineRule="auto"/>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 xml:space="preserve">Trupti </w:t>
            </w:r>
            <w:proofErr w:type="spellStart"/>
            <w:r w:rsidRPr="003E75A6">
              <w:rPr>
                <w:rFonts w:ascii="Times New Roman" w:eastAsia="Times New Roman" w:hAnsi="Times New Roman" w:cs="Times New Roman"/>
                <w:sz w:val="24"/>
                <w:szCs w:val="24"/>
              </w:rPr>
              <w:t>Tanaji</w:t>
            </w:r>
            <w:proofErr w:type="spellEnd"/>
            <w:r w:rsidRPr="003E75A6">
              <w:rPr>
                <w:rFonts w:ascii="Times New Roman" w:eastAsia="Times New Roman" w:hAnsi="Times New Roman" w:cs="Times New Roman"/>
                <w:sz w:val="24"/>
                <w:szCs w:val="24"/>
              </w:rPr>
              <w:t xml:space="preserve"> </w:t>
            </w:r>
            <w:proofErr w:type="spellStart"/>
            <w:r w:rsidRPr="003E75A6">
              <w:rPr>
                <w:rFonts w:ascii="Times New Roman" w:eastAsia="Times New Roman" w:hAnsi="Times New Roman" w:cs="Times New Roman"/>
                <w:sz w:val="24"/>
                <w:szCs w:val="24"/>
              </w:rPr>
              <w:t>Sutar</w:t>
            </w:r>
            <w:proofErr w:type="spellEnd"/>
          </w:p>
        </w:tc>
        <w:tc>
          <w:tcPr>
            <w:tcW w:w="1180" w:type="dxa"/>
            <w:shd w:val="clear" w:color="auto" w:fill="FFFFFF" w:themeFill="background1"/>
          </w:tcPr>
          <w:p w14:paraId="18E932DF" w14:textId="77777777" w:rsidR="00C54510" w:rsidRPr="003E75A6" w:rsidRDefault="00C54510" w:rsidP="003E75A6">
            <w:pPr>
              <w:pStyle w:val="Normal1"/>
              <w:spacing w:line="360" w:lineRule="auto"/>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49</w:t>
            </w:r>
          </w:p>
        </w:tc>
        <w:tc>
          <w:tcPr>
            <w:tcW w:w="2288" w:type="dxa"/>
            <w:shd w:val="clear" w:color="auto" w:fill="FFFFFF" w:themeFill="background1"/>
          </w:tcPr>
          <w:p w14:paraId="45516329" w14:textId="77777777" w:rsidR="00C54510" w:rsidRPr="003E75A6" w:rsidRDefault="00C54510" w:rsidP="003E75A6">
            <w:pPr>
              <w:pStyle w:val="Normal1"/>
              <w:spacing w:line="360" w:lineRule="auto"/>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2063151242052</w:t>
            </w:r>
          </w:p>
        </w:tc>
      </w:tr>
      <w:tr w:rsidR="00C54510" w:rsidRPr="003E75A6" w14:paraId="6974E370" w14:textId="77777777" w:rsidTr="001A1678">
        <w:tc>
          <w:tcPr>
            <w:tcW w:w="1013" w:type="dxa"/>
            <w:shd w:val="clear" w:color="auto" w:fill="FFFFFF" w:themeFill="background1"/>
          </w:tcPr>
          <w:p w14:paraId="25590119" w14:textId="77777777" w:rsidR="00C54510" w:rsidRPr="003E75A6" w:rsidRDefault="00C54510" w:rsidP="003E75A6">
            <w:pPr>
              <w:pStyle w:val="Normal1"/>
              <w:spacing w:line="360" w:lineRule="auto"/>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4</w:t>
            </w:r>
          </w:p>
        </w:tc>
        <w:tc>
          <w:tcPr>
            <w:tcW w:w="3282" w:type="dxa"/>
            <w:shd w:val="clear" w:color="auto" w:fill="FFFFFF" w:themeFill="background1"/>
          </w:tcPr>
          <w:p w14:paraId="628BD639" w14:textId="77777777" w:rsidR="00C54510" w:rsidRPr="003E75A6" w:rsidRDefault="00C54510" w:rsidP="003E75A6">
            <w:pPr>
              <w:pStyle w:val="Normal1"/>
              <w:spacing w:line="360" w:lineRule="auto"/>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 xml:space="preserve">Karan </w:t>
            </w:r>
            <w:proofErr w:type="spellStart"/>
            <w:r w:rsidRPr="003E75A6">
              <w:rPr>
                <w:rFonts w:ascii="Times New Roman" w:eastAsia="Times New Roman" w:hAnsi="Times New Roman" w:cs="Times New Roman"/>
                <w:sz w:val="24"/>
                <w:szCs w:val="24"/>
              </w:rPr>
              <w:t>Kundalik</w:t>
            </w:r>
            <w:proofErr w:type="spellEnd"/>
            <w:r w:rsidRPr="003E75A6">
              <w:rPr>
                <w:rFonts w:ascii="Times New Roman" w:eastAsia="Times New Roman" w:hAnsi="Times New Roman" w:cs="Times New Roman"/>
                <w:sz w:val="24"/>
                <w:szCs w:val="24"/>
              </w:rPr>
              <w:t xml:space="preserve"> </w:t>
            </w:r>
            <w:proofErr w:type="spellStart"/>
            <w:r w:rsidRPr="003E75A6">
              <w:rPr>
                <w:rFonts w:ascii="Times New Roman" w:eastAsia="Times New Roman" w:hAnsi="Times New Roman" w:cs="Times New Roman"/>
                <w:sz w:val="24"/>
                <w:szCs w:val="24"/>
              </w:rPr>
              <w:t>Barale</w:t>
            </w:r>
            <w:proofErr w:type="spellEnd"/>
          </w:p>
        </w:tc>
        <w:tc>
          <w:tcPr>
            <w:tcW w:w="1180" w:type="dxa"/>
            <w:shd w:val="clear" w:color="auto" w:fill="FFFFFF" w:themeFill="background1"/>
          </w:tcPr>
          <w:p w14:paraId="29A6471D" w14:textId="77777777" w:rsidR="00C54510" w:rsidRPr="003E75A6" w:rsidRDefault="00C54510" w:rsidP="003E75A6">
            <w:pPr>
              <w:pStyle w:val="Normal1"/>
              <w:spacing w:line="360" w:lineRule="auto"/>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50</w:t>
            </w:r>
          </w:p>
        </w:tc>
        <w:tc>
          <w:tcPr>
            <w:tcW w:w="2288" w:type="dxa"/>
            <w:shd w:val="clear" w:color="auto" w:fill="FFFFFF" w:themeFill="background1"/>
          </w:tcPr>
          <w:p w14:paraId="6B02E76B" w14:textId="77777777" w:rsidR="00C54510" w:rsidRPr="003E75A6" w:rsidRDefault="00C54510" w:rsidP="003E75A6">
            <w:pPr>
              <w:pStyle w:val="Normal1"/>
              <w:spacing w:line="360" w:lineRule="auto"/>
              <w:jc w:val="center"/>
              <w:rPr>
                <w:rFonts w:ascii="Times New Roman" w:eastAsia="Times New Roman" w:hAnsi="Times New Roman" w:cs="Times New Roman"/>
                <w:sz w:val="24"/>
                <w:szCs w:val="24"/>
              </w:rPr>
            </w:pPr>
            <w:r w:rsidRPr="003E75A6">
              <w:rPr>
                <w:rFonts w:ascii="Times New Roman" w:eastAsia="Times New Roman" w:hAnsi="Times New Roman" w:cs="Times New Roman"/>
                <w:sz w:val="24"/>
                <w:szCs w:val="24"/>
              </w:rPr>
              <w:t>2163151242552</w:t>
            </w:r>
          </w:p>
        </w:tc>
      </w:tr>
    </w:tbl>
    <w:p w14:paraId="72DA1A6A" w14:textId="571A8A47" w:rsidR="000F3079" w:rsidRPr="003E75A6" w:rsidRDefault="000F3079" w:rsidP="003D38BC">
      <w:pPr>
        <w:pStyle w:val="Normal1"/>
        <w:jc w:val="both"/>
        <w:rPr>
          <w:rFonts w:ascii="Times New Roman" w:eastAsia="Times New Roman" w:hAnsi="Times New Roman" w:cs="Times New Roman"/>
          <w:b/>
          <w:bCs/>
          <w:sz w:val="28"/>
          <w:szCs w:val="28"/>
        </w:rPr>
      </w:pPr>
    </w:p>
    <w:p w14:paraId="30379871" w14:textId="5FDFE7F0" w:rsidR="000F3079" w:rsidRPr="003E75A6" w:rsidRDefault="000F3079" w:rsidP="003D38BC">
      <w:pPr>
        <w:pStyle w:val="Normal1"/>
        <w:jc w:val="both"/>
        <w:rPr>
          <w:rFonts w:ascii="Times New Roman" w:eastAsia="Times New Roman" w:hAnsi="Times New Roman" w:cs="Times New Roman"/>
          <w:b/>
          <w:bCs/>
          <w:sz w:val="28"/>
          <w:szCs w:val="28"/>
        </w:rPr>
      </w:pPr>
    </w:p>
    <w:p w14:paraId="2BD1C791" w14:textId="29E1D64D" w:rsidR="000F3079" w:rsidRPr="003E75A6" w:rsidRDefault="000F3079" w:rsidP="003D38BC">
      <w:pPr>
        <w:pStyle w:val="Normal1"/>
        <w:jc w:val="both"/>
        <w:rPr>
          <w:rFonts w:ascii="Times New Roman" w:eastAsia="Times New Roman" w:hAnsi="Times New Roman" w:cs="Times New Roman"/>
          <w:b/>
          <w:bCs/>
          <w:sz w:val="28"/>
          <w:szCs w:val="28"/>
        </w:rPr>
      </w:pPr>
    </w:p>
    <w:p w14:paraId="57E70C88" w14:textId="55D89EF6" w:rsidR="000F3079" w:rsidRPr="003E75A6" w:rsidRDefault="000F3079" w:rsidP="003D38BC">
      <w:pPr>
        <w:pStyle w:val="Normal1"/>
        <w:jc w:val="both"/>
        <w:rPr>
          <w:rFonts w:ascii="Times New Roman" w:eastAsia="Times New Roman" w:hAnsi="Times New Roman" w:cs="Times New Roman"/>
          <w:b/>
          <w:bCs/>
          <w:sz w:val="28"/>
          <w:szCs w:val="28"/>
        </w:rPr>
      </w:pPr>
    </w:p>
    <w:p w14:paraId="7257303C" w14:textId="15E26B14" w:rsidR="000F3079" w:rsidRPr="003E75A6" w:rsidRDefault="000F3079" w:rsidP="003D38BC">
      <w:pPr>
        <w:pStyle w:val="Normal1"/>
        <w:jc w:val="both"/>
        <w:rPr>
          <w:rFonts w:ascii="Times New Roman" w:eastAsia="Times New Roman" w:hAnsi="Times New Roman" w:cs="Times New Roman"/>
          <w:b/>
          <w:bCs/>
          <w:sz w:val="28"/>
          <w:szCs w:val="28"/>
        </w:rPr>
      </w:pPr>
    </w:p>
    <w:p w14:paraId="2A32ACB8" w14:textId="7518C923" w:rsidR="000F3079" w:rsidRPr="003E75A6" w:rsidRDefault="000F3079" w:rsidP="003D38BC">
      <w:pPr>
        <w:pStyle w:val="Normal1"/>
        <w:jc w:val="both"/>
        <w:rPr>
          <w:rFonts w:ascii="Times New Roman" w:eastAsia="Times New Roman" w:hAnsi="Times New Roman" w:cs="Times New Roman"/>
          <w:b/>
          <w:bCs/>
          <w:sz w:val="28"/>
          <w:szCs w:val="28"/>
        </w:rPr>
      </w:pPr>
    </w:p>
    <w:p w14:paraId="52E929B1" w14:textId="55F14D62" w:rsidR="000F3079" w:rsidRPr="003E75A6" w:rsidRDefault="000F3079" w:rsidP="003D38BC">
      <w:pPr>
        <w:pStyle w:val="Normal1"/>
        <w:jc w:val="both"/>
        <w:rPr>
          <w:rFonts w:ascii="Times New Roman" w:eastAsia="Times New Roman" w:hAnsi="Times New Roman" w:cs="Times New Roman"/>
          <w:b/>
          <w:bCs/>
          <w:sz w:val="28"/>
          <w:szCs w:val="28"/>
        </w:rPr>
      </w:pPr>
    </w:p>
    <w:p w14:paraId="25327987" w14:textId="1C6CEA1D" w:rsidR="000F3079" w:rsidRPr="003E75A6" w:rsidRDefault="000F3079" w:rsidP="003D38BC">
      <w:pPr>
        <w:pStyle w:val="Normal1"/>
        <w:jc w:val="both"/>
        <w:rPr>
          <w:rFonts w:ascii="Times New Roman" w:eastAsia="Times New Roman" w:hAnsi="Times New Roman" w:cs="Times New Roman"/>
          <w:b/>
          <w:bCs/>
          <w:sz w:val="28"/>
          <w:szCs w:val="28"/>
        </w:rPr>
      </w:pPr>
    </w:p>
    <w:p w14:paraId="195E2B9C" w14:textId="4CBBC7AD" w:rsidR="000F3079" w:rsidRPr="003E75A6" w:rsidRDefault="000F3079" w:rsidP="003D38BC">
      <w:pPr>
        <w:pStyle w:val="Normal1"/>
        <w:jc w:val="both"/>
        <w:rPr>
          <w:rFonts w:ascii="Times New Roman" w:eastAsia="Times New Roman" w:hAnsi="Times New Roman" w:cs="Times New Roman"/>
          <w:b/>
          <w:bCs/>
          <w:sz w:val="28"/>
          <w:szCs w:val="28"/>
        </w:rPr>
      </w:pPr>
    </w:p>
    <w:p w14:paraId="5AE8270A" w14:textId="172E99C1" w:rsidR="000F3079" w:rsidRPr="003E75A6" w:rsidRDefault="000F3079" w:rsidP="003D38BC">
      <w:pPr>
        <w:pStyle w:val="Normal1"/>
        <w:jc w:val="both"/>
        <w:rPr>
          <w:rFonts w:ascii="Times New Roman" w:eastAsia="Times New Roman" w:hAnsi="Times New Roman" w:cs="Times New Roman"/>
          <w:b/>
          <w:bCs/>
          <w:sz w:val="28"/>
          <w:szCs w:val="28"/>
        </w:rPr>
      </w:pPr>
    </w:p>
    <w:p w14:paraId="71CD42E6" w14:textId="6A8C5DD3" w:rsidR="000F3079" w:rsidRPr="003E75A6" w:rsidRDefault="000F3079" w:rsidP="003D38BC">
      <w:pPr>
        <w:pStyle w:val="Normal1"/>
        <w:jc w:val="both"/>
        <w:rPr>
          <w:rFonts w:ascii="Times New Roman" w:eastAsia="Times New Roman" w:hAnsi="Times New Roman" w:cs="Times New Roman"/>
          <w:b/>
          <w:bCs/>
          <w:sz w:val="28"/>
          <w:szCs w:val="28"/>
        </w:rPr>
      </w:pPr>
    </w:p>
    <w:p w14:paraId="25F853A0" w14:textId="42ACF126" w:rsidR="000F3079" w:rsidRPr="003E75A6" w:rsidRDefault="000F3079" w:rsidP="003D38BC">
      <w:pPr>
        <w:pStyle w:val="Normal1"/>
        <w:jc w:val="both"/>
        <w:rPr>
          <w:rFonts w:ascii="Times New Roman" w:eastAsia="Times New Roman" w:hAnsi="Times New Roman" w:cs="Times New Roman"/>
          <w:b/>
          <w:bCs/>
          <w:sz w:val="28"/>
          <w:szCs w:val="28"/>
        </w:rPr>
      </w:pPr>
    </w:p>
    <w:p w14:paraId="7FAC1857" w14:textId="082EC422" w:rsidR="000F3079" w:rsidRPr="003E75A6" w:rsidRDefault="000F3079" w:rsidP="003D38BC">
      <w:pPr>
        <w:pStyle w:val="Normal1"/>
        <w:jc w:val="both"/>
        <w:rPr>
          <w:rFonts w:ascii="Times New Roman" w:eastAsia="Times New Roman" w:hAnsi="Times New Roman" w:cs="Times New Roman"/>
          <w:b/>
          <w:bCs/>
          <w:sz w:val="28"/>
          <w:szCs w:val="28"/>
        </w:rPr>
      </w:pPr>
    </w:p>
    <w:p w14:paraId="05271004" w14:textId="469E1DC1" w:rsidR="000F3079" w:rsidRPr="003E75A6" w:rsidRDefault="000F3079" w:rsidP="003D38BC">
      <w:pPr>
        <w:pStyle w:val="Normal1"/>
        <w:jc w:val="both"/>
        <w:rPr>
          <w:rFonts w:ascii="Times New Roman" w:eastAsia="Times New Roman" w:hAnsi="Times New Roman" w:cs="Times New Roman"/>
          <w:b/>
          <w:bCs/>
          <w:sz w:val="28"/>
          <w:szCs w:val="28"/>
        </w:rPr>
      </w:pPr>
    </w:p>
    <w:p w14:paraId="3AE846B6" w14:textId="7BED8689" w:rsidR="000F3079" w:rsidRPr="003E75A6" w:rsidRDefault="000F3079" w:rsidP="003D38BC">
      <w:pPr>
        <w:pStyle w:val="Normal1"/>
        <w:jc w:val="both"/>
        <w:rPr>
          <w:rFonts w:ascii="Times New Roman" w:eastAsia="Times New Roman" w:hAnsi="Times New Roman" w:cs="Times New Roman"/>
          <w:b/>
          <w:bCs/>
          <w:sz w:val="28"/>
          <w:szCs w:val="28"/>
        </w:rPr>
      </w:pPr>
    </w:p>
    <w:p w14:paraId="624F2E7A" w14:textId="12B6F024" w:rsidR="000F3079" w:rsidRPr="003E75A6" w:rsidRDefault="000F3079" w:rsidP="003D38BC">
      <w:pPr>
        <w:pStyle w:val="Normal1"/>
        <w:jc w:val="both"/>
        <w:rPr>
          <w:rFonts w:ascii="Times New Roman" w:eastAsia="Times New Roman" w:hAnsi="Times New Roman" w:cs="Times New Roman"/>
          <w:b/>
          <w:bCs/>
          <w:sz w:val="28"/>
          <w:szCs w:val="28"/>
        </w:rPr>
      </w:pPr>
    </w:p>
    <w:p w14:paraId="0F27452F" w14:textId="7095E713" w:rsidR="000F3079" w:rsidRPr="003E75A6" w:rsidRDefault="000F3079" w:rsidP="003D38BC">
      <w:pPr>
        <w:pStyle w:val="Normal1"/>
        <w:jc w:val="both"/>
        <w:rPr>
          <w:rFonts w:ascii="Times New Roman" w:eastAsia="Times New Roman" w:hAnsi="Times New Roman" w:cs="Times New Roman"/>
          <w:b/>
          <w:bCs/>
          <w:sz w:val="28"/>
          <w:szCs w:val="28"/>
        </w:rPr>
      </w:pPr>
    </w:p>
    <w:p w14:paraId="41CEBD49" w14:textId="33407D40" w:rsidR="000F3079" w:rsidRPr="003E75A6" w:rsidRDefault="000F3079" w:rsidP="003D38BC">
      <w:pPr>
        <w:pStyle w:val="Normal1"/>
        <w:jc w:val="both"/>
        <w:rPr>
          <w:rFonts w:ascii="Times New Roman" w:eastAsia="Times New Roman" w:hAnsi="Times New Roman" w:cs="Times New Roman"/>
          <w:b/>
          <w:bCs/>
          <w:sz w:val="28"/>
          <w:szCs w:val="28"/>
        </w:rPr>
      </w:pPr>
    </w:p>
    <w:p w14:paraId="4C11D106" w14:textId="628CA5AD" w:rsidR="000F3079" w:rsidRPr="003E75A6" w:rsidRDefault="000F3079" w:rsidP="003D38BC">
      <w:pPr>
        <w:pStyle w:val="Normal1"/>
        <w:jc w:val="both"/>
        <w:rPr>
          <w:rFonts w:ascii="Times New Roman" w:eastAsia="Times New Roman" w:hAnsi="Times New Roman" w:cs="Times New Roman"/>
          <w:b/>
          <w:bCs/>
          <w:sz w:val="28"/>
          <w:szCs w:val="28"/>
        </w:rPr>
      </w:pPr>
    </w:p>
    <w:p w14:paraId="48BCB729" w14:textId="0ACB8D85" w:rsidR="000F3079" w:rsidRPr="003E75A6" w:rsidRDefault="000F3079" w:rsidP="003D38BC">
      <w:pPr>
        <w:pStyle w:val="Normal1"/>
        <w:jc w:val="both"/>
        <w:rPr>
          <w:rFonts w:ascii="Times New Roman" w:eastAsia="Times New Roman" w:hAnsi="Times New Roman" w:cs="Times New Roman"/>
          <w:b/>
          <w:bCs/>
          <w:sz w:val="28"/>
          <w:szCs w:val="28"/>
        </w:rPr>
      </w:pPr>
    </w:p>
    <w:p w14:paraId="09C1F242" w14:textId="77777777" w:rsidR="003E75A6" w:rsidRDefault="003E75A6" w:rsidP="00C54510">
      <w:pPr>
        <w:ind w:left="3600"/>
        <w:rPr>
          <w:rFonts w:ascii="Times New Roman" w:hAnsi="Times New Roman" w:cs="Times New Roman"/>
          <w:b/>
          <w:sz w:val="28"/>
          <w:u w:val="single"/>
        </w:rPr>
      </w:pPr>
    </w:p>
    <w:p w14:paraId="317D8A08" w14:textId="77777777" w:rsidR="003E75A6" w:rsidRDefault="003E75A6" w:rsidP="00C54510">
      <w:pPr>
        <w:ind w:left="3600"/>
        <w:rPr>
          <w:rFonts w:ascii="Times New Roman" w:hAnsi="Times New Roman" w:cs="Times New Roman"/>
          <w:b/>
          <w:sz w:val="28"/>
          <w:u w:val="single"/>
        </w:rPr>
      </w:pPr>
    </w:p>
    <w:p w14:paraId="05232B33" w14:textId="77777777" w:rsidR="003E75A6" w:rsidRDefault="003E75A6" w:rsidP="00C54510">
      <w:pPr>
        <w:ind w:left="3600"/>
        <w:rPr>
          <w:rFonts w:ascii="Times New Roman" w:hAnsi="Times New Roman" w:cs="Times New Roman"/>
          <w:b/>
          <w:sz w:val="28"/>
          <w:u w:val="single"/>
        </w:rPr>
      </w:pPr>
    </w:p>
    <w:p w14:paraId="6920A454" w14:textId="37141D2A" w:rsidR="000F3079" w:rsidRDefault="001120DB" w:rsidP="00C0252A">
      <w:pPr>
        <w:spacing w:line="360" w:lineRule="auto"/>
        <w:ind w:left="3600"/>
        <w:rPr>
          <w:rFonts w:ascii="Times New Roman" w:hAnsi="Times New Roman" w:cs="Times New Roman"/>
          <w:b/>
          <w:sz w:val="28"/>
          <w:u w:val="single"/>
        </w:rPr>
      </w:pPr>
      <w:r>
        <w:rPr>
          <w:rFonts w:ascii="Times New Roman" w:hAnsi="Times New Roman" w:cs="Times New Roman"/>
          <w:b/>
          <w:sz w:val="28"/>
          <w:u w:val="single"/>
        </w:rPr>
        <w:lastRenderedPageBreak/>
        <w:t>A</w:t>
      </w:r>
      <w:r w:rsidR="000F3079" w:rsidRPr="003E75A6">
        <w:rPr>
          <w:rFonts w:ascii="Times New Roman" w:hAnsi="Times New Roman" w:cs="Times New Roman"/>
          <w:b/>
          <w:sz w:val="28"/>
          <w:u w:val="single"/>
        </w:rPr>
        <w:t>BSTRACT</w:t>
      </w:r>
    </w:p>
    <w:p w14:paraId="7631A1FF" w14:textId="1A4BE405" w:rsidR="000F3079" w:rsidRDefault="00895488" w:rsidP="00C0252A">
      <w:pPr>
        <w:pStyle w:val="Normal1"/>
        <w:spacing w:line="360" w:lineRule="auto"/>
        <w:ind w:firstLine="720"/>
        <w:jc w:val="both"/>
        <w:rPr>
          <w:rFonts w:ascii="Times New Roman" w:hAnsi="Times New Roman" w:cs="Times New Roman"/>
          <w:sz w:val="24"/>
          <w:szCs w:val="24"/>
        </w:rPr>
      </w:pPr>
      <w:r w:rsidRPr="003E75A6">
        <w:rPr>
          <w:rFonts w:ascii="Times New Roman" w:hAnsi="Times New Roman" w:cs="Times New Roman"/>
          <w:sz w:val="24"/>
          <w:szCs w:val="24"/>
        </w:rPr>
        <w:t xml:space="preserve">This article is mainly about the supermarket </w:t>
      </w:r>
      <w:proofErr w:type="gramStart"/>
      <w:r w:rsidRPr="003E75A6">
        <w:rPr>
          <w:rFonts w:ascii="Times New Roman" w:hAnsi="Times New Roman" w:cs="Times New Roman"/>
          <w:sz w:val="24"/>
          <w:szCs w:val="24"/>
        </w:rPr>
        <w:t>inventory  information</w:t>
      </w:r>
      <w:proofErr w:type="gramEnd"/>
      <w:r w:rsidRPr="003E75A6">
        <w:rPr>
          <w:rFonts w:ascii="Times New Roman" w:hAnsi="Times New Roman" w:cs="Times New Roman"/>
          <w:sz w:val="24"/>
          <w:szCs w:val="24"/>
        </w:rPr>
        <w:t xml:space="preserve"> system environment, function, the language used, the design of the program and other aspects of the content. It is mainly </w:t>
      </w:r>
      <w:proofErr w:type="gramStart"/>
      <w:r w:rsidRPr="003E75A6">
        <w:rPr>
          <w:rFonts w:ascii="Times New Roman" w:hAnsi="Times New Roman" w:cs="Times New Roman"/>
          <w:sz w:val="24"/>
          <w:szCs w:val="24"/>
        </w:rPr>
        <w:t>allow</w:t>
      </w:r>
      <w:proofErr w:type="gramEnd"/>
      <w:r w:rsidRPr="003E75A6">
        <w:rPr>
          <w:rFonts w:ascii="Times New Roman" w:hAnsi="Times New Roman" w:cs="Times New Roman"/>
          <w:sz w:val="24"/>
          <w:szCs w:val="24"/>
        </w:rPr>
        <w:t xml:space="preserve"> users to understand the system, so that they can use the system effectively, and allow the system to play its roles. The system uses computer management information technology, the establishment of the database, the supermarket inventory process to conduct a detailed analysis, to achieve the supermarket purchase and sales. The system mainly includes the following major modules: Key In the invoices: Shipping, Warehousing, List of finished products; Query: Query on shipping and warehousing, Query on finished products list; Sales: Sales Costs Sales Refunds/Returns; Print Report: Warehouse Report, Outbound Report; Finished Product List Report: Sales Refund Report Return/Return Report.</w:t>
      </w:r>
    </w:p>
    <w:p w14:paraId="5276DABB" w14:textId="648B7171" w:rsidR="00FD39BA" w:rsidRPr="003E75A6" w:rsidRDefault="0062658A" w:rsidP="00C0252A">
      <w:pPr>
        <w:pStyle w:val="Normal1"/>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These includes billing system, the banking </w:t>
      </w:r>
      <w:proofErr w:type="gramStart"/>
      <w:r>
        <w:rPr>
          <w:rFonts w:ascii="Times New Roman" w:hAnsi="Times New Roman" w:cs="Times New Roman"/>
          <w:sz w:val="24"/>
          <w:szCs w:val="24"/>
        </w:rPr>
        <w:t>industry ,</w:t>
      </w:r>
      <w:proofErr w:type="gramEnd"/>
      <w:r>
        <w:rPr>
          <w:rFonts w:ascii="Times New Roman" w:hAnsi="Times New Roman" w:cs="Times New Roman"/>
          <w:sz w:val="24"/>
          <w:szCs w:val="24"/>
        </w:rPr>
        <w:t xml:space="preserve"> customers paying system , as well as an online interface for the billing system for the paperless billing system. Paperless billing is most helpful for businesses that send recuring bills to customer. Paperless bills are an option for delivering bills. Bills could be presented as electric documents, such as </w:t>
      </w:r>
      <w:proofErr w:type="gramStart"/>
      <w:r>
        <w:rPr>
          <w:rFonts w:ascii="Times New Roman" w:hAnsi="Times New Roman" w:cs="Times New Roman"/>
          <w:sz w:val="24"/>
          <w:szCs w:val="24"/>
        </w:rPr>
        <w:t>pdf ,</w:t>
      </w:r>
      <w:proofErr w:type="gramEnd"/>
      <w:r>
        <w:rPr>
          <w:rFonts w:ascii="Times New Roman" w:hAnsi="Times New Roman" w:cs="Times New Roman"/>
          <w:sz w:val="24"/>
          <w:szCs w:val="24"/>
        </w:rPr>
        <w:t xml:space="preserve"> or on websites. This gives the customer the ability to review bills before sending payments. </w:t>
      </w:r>
      <w:proofErr w:type="spellStart"/>
      <w:proofErr w:type="gramStart"/>
      <w:r>
        <w:rPr>
          <w:rFonts w:ascii="Times New Roman" w:hAnsi="Times New Roman" w:cs="Times New Roman"/>
          <w:sz w:val="24"/>
          <w:szCs w:val="24"/>
        </w:rPr>
        <w:t>Alternatally</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customers can also set up </w:t>
      </w:r>
      <w:proofErr w:type="spellStart"/>
      <w:r>
        <w:rPr>
          <w:rFonts w:ascii="Times New Roman" w:hAnsi="Times New Roman" w:cs="Times New Roman"/>
          <w:sz w:val="24"/>
          <w:szCs w:val="24"/>
        </w:rPr>
        <w:t>atomatated</w:t>
      </w:r>
      <w:proofErr w:type="spellEnd"/>
      <w:r>
        <w:rPr>
          <w:rFonts w:ascii="Times New Roman" w:hAnsi="Times New Roman" w:cs="Times New Roman"/>
          <w:sz w:val="24"/>
          <w:szCs w:val="24"/>
        </w:rPr>
        <w:t xml:space="preserve"> payments in order to pay without even touching a button. We can shop and create bills by using the </w:t>
      </w:r>
      <w:proofErr w:type="spellStart"/>
      <w:r>
        <w:rPr>
          <w:rFonts w:ascii="Times New Roman" w:hAnsi="Times New Roman" w:cs="Times New Roman"/>
          <w:sz w:val="24"/>
          <w:szCs w:val="24"/>
        </w:rPr>
        <w:t>moblie</w:t>
      </w:r>
      <w:proofErr w:type="spellEnd"/>
      <w:r>
        <w:rPr>
          <w:rFonts w:ascii="Times New Roman" w:hAnsi="Times New Roman" w:cs="Times New Roman"/>
          <w:sz w:val="24"/>
          <w:szCs w:val="24"/>
        </w:rPr>
        <w:t xml:space="preserve"> application. Paperless bills of a benefits to both the seller as well as the customer.</w:t>
      </w:r>
      <w:r w:rsidR="00FD39BA">
        <w:rPr>
          <w:rFonts w:ascii="Times New Roman" w:hAnsi="Times New Roman" w:cs="Times New Roman"/>
          <w:sz w:val="24"/>
          <w:szCs w:val="24"/>
        </w:rPr>
        <w:t xml:space="preserve"> The supermarket billing system is built to help supermarkets calculate and display bills and serve the customer in a faster and efficient manner.</w:t>
      </w:r>
    </w:p>
    <w:p w14:paraId="0A82DF4B"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proofErr w:type="gramStart"/>
      <w:r w:rsidRPr="003E75A6">
        <w:rPr>
          <w:rFonts w:ascii="Times New Roman" w:eastAsia="Times New Roman" w:hAnsi="Times New Roman" w:cs="Times New Roman"/>
          <w:color w:val="000000"/>
          <w:sz w:val="72"/>
          <w:szCs w:val="72"/>
          <w:lang w:val="en-IN" w:eastAsia="en-IN"/>
        </w:rPr>
        <w:t>In  present</w:t>
      </w:r>
      <w:proofErr w:type="gramEnd"/>
      <w:r w:rsidRPr="003E75A6">
        <w:rPr>
          <w:rFonts w:ascii="Times New Roman" w:eastAsia="Times New Roman" w:hAnsi="Times New Roman" w:cs="Times New Roman"/>
          <w:color w:val="000000"/>
          <w:sz w:val="72"/>
          <w:szCs w:val="72"/>
          <w:lang w:val="en-IN" w:eastAsia="en-IN"/>
        </w:rPr>
        <w:t xml:space="preserve">  days  people  are  facing  problem  in  shopping,  this  Supermarket  Billing </w:t>
      </w:r>
    </w:p>
    <w:p w14:paraId="59BCFF09"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proofErr w:type="gramStart"/>
      <w:r w:rsidRPr="003E75A6">
        <w:rPr>
          <w:rFonts w:ascii="Times New Roman" w:eastAsia="Times New Roman" w:hAnsi="Times New Roman" w:cs="Times New Roman"/>
          <w:color w:val="000000"/>
          <w:sz w:val="72"/>
          <w:szCs w:val="72"/>
          <w:lang w:val="en-IN" w:eastAsia="en-IN"/>
        </w:rPr>
        <w:t>System  project</w:t>
      </w:r>
      <w:proofErr w:type="gramEnd"/>
      <w:r w:rsidRPr="003E75A6">
        <w:rPr>
          <w:rFonts w:ascii="Times New Roman" w:eastAsia="Times New Roman" w:hAnsi="Times New Roman" w:cs="Times New Roman"/>
          <w:color w:val="000000"/>
          <w:sz w:val="72"/>
          <w:szCs w:val="72"/>
          <w:lang w:val="en-IN" w:eastAsia="en-IN"/>
        </w:rPr>
        <w:t xml:space="preserve">  in  C++  is  a  simple  console  application  built  without  use  of  graphics.  This </w:t>
      </w:r>
    </w:p>
    <w:p w14:paraId="4290DE5A"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project will help us to understand basically two things- use of stream class and file handling in </w:t>
      </w:r>
    </w:p>
    <w:p w14:paraId="4AAEF39E"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C++ language. This project is simple to understand, and the source code has been presented in </w:t>
      </w:r>
    </w:p>
    <w:p w14:paraId="34C4D4D5"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an understandable manner. To make software fast in processing with the good user interface </w:t>
      </w:r>
    </w:p>
    <w:p w14:paraId="7E25C073"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so that user can manage and change it, this </w:t>
      </w:r>
      <w:proofErr w:type="gramStart"/>
      <w:r w:rsidRPr="003E75A6">
        <w:rPr>
          <w:rFonts w:ascii="Times New Roman" w:eastAsia="Times New Roman" w:hAnsi="Times New Roman" w:cs="Times New Roman"/>
          <w:color w:val="000000"/>
          <w:sz w:val="72"/>
          <w:szCs w:val="72"/>
          <w:lang w:val="en-IN" w:eastAsia="en-IN"/>
        </w:rPr>
        <w:t>should  be</w:t>
      </w:r>
      <w:proofErr w:type="gramEnd"/>
      <w:r w:rsidRPr="003E75A6">
        <w:rPr>
          <w:rFonts w:ascii="Times New Roman" w:eastAsia="Times New Roman" w:hAnsi="Times New Roman" w:cs="Times New Roman"/>
          <w:color w:val="000000"/>
          <w:sz w:val="72"/>
          <w:szCs w:val="72"/>
          <w:lang w:val="en-IN" w:eastAsia="en-IN"/>
        </w:rPr>
        <w:t xml:space="preserve"> used for long time without error and </w:t>
      </w:r>
    </w:p>
    <w:p w14:paraId="0954EA26"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maintenance.</w:t>
      </w:r>
    </w:p>
    <w:p w14:paraId="19A77CB6"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This project is a traditional supermarket billing system with some added functionality. </w:t>
      </w:r>
    </w:p>
    <w:p w14:paraId="496821D7"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This system is built for fast data processing and bill generation for supermarket customers. The </w:t>
      </w:r>
    </w:p>
    <w:p w14:paraId="3AE71923"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proofErr w:type="gramStart"/>
      <w:r w:rsidRPr="003E75A6">
        <w:rPr>
          <w:rFonts w:ascii="Times New Roman" w:eastAsia="Times New Roman" w:hAnsi="Times New Roman" w:cs="Times New Roman"/>
          <w:color w:val="000000"/>
          <w:sz w:val="72"/>
          <w:szCs w:val="72"/>
          <w:lang w:val="en-IN" w:eastAsia="en-IN"/>
        </w:rPr>
        <w:t>billing  system</w:t>
      </w:r>
      <w:proofErr w:type="gramEnd"/>
      <w:r w:rsidRPr="003E75A6">
        <w:rPr>
          <w:rFonts w:ascii="Times New Roman" w:eastAsia="Times New Roman" w:hAnsi="Times New Roman" w:cs="Times New Roman"/>
          <w:color w:val="000000"/>
          <w:sz w:val="72"/>
          <w:szCs w:val="72"/>
          <w:lang w:val="en-IN" w:eastAsia="en-IN"/>
        </w:rPr>
        <w:t xml:space="preserve">  consists  of  C++  and  file  handling  concepts.  </w:t>
      </w:r>
      <w:proofErr w:type="gramStart"/>
      <w:r w:rsidRPr="003E75A6">
        <w:rPr>
          <w:rFonts w:ascii="Times New Roman" w:eastAsia="Times New Roman" w:hAnsi="Times New Roman" w:cs="Times New Roman"/>
          <w:color w:val="000000"/>
          <w:sz w:val="72"/>
          <w:szCs w:val="72"/>
          <w:lang w:val="en-IN" w:eastAsia="en-IN"/>
        </w:rPr>
        <w:t>The  billing</w:t>
      </w:r>
      <w:proofErr w:type="gramEnd"/>
      <w:r w:rsidRPr="003E75A6">
        <w:rPr>
          <w:rFonts w:ascii="Times New Roman" w:eastAsia="Times New Roman" w:hAnsi="Times New Roman" w:cs="Times New Roman"/>
          <w:color w:val="000000"/>
          <w:sz w:val="72"/>
          <w:szCs w:val="72"/>
          <w:lang w:val="en-IN" w:eastAsia="en-IN"/>
        </w:rPr>
        <w:t xml:space="preserve">  database  is  a  vast </w:t>
      </w:r>
    </w:p>
    <w:p w14:paraId="4EBC19FF"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collection of product name, price and other product specific data. A product when billed is </w:t>
      </w:r>
    </w:p>
    <w:p w14:paraId="213E3404"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searched from the database and its price is added to the bill based upon the product quantity. </w:t>
      </w:r>
    </w:p>
    <w:p w14:paraId="6A5E31E7"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The system also contains discounted price while billing. The supermarket billing system is built </w:t>
      </w:r>
    </w:p>
    <w:p w14:paraId="3AAD4A74"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to help supermarkets calculate and display bills and serve the customer in a faster and efficient </w:t>
      </w:r>
    </w:p>
    <w:p w14:paraId="250E0E52"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manner.</w:t>
      </w:r>
    </w:p>
    <w:p w14:paraId="7FDADC80"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proofErr w:type="gramStart"/>
      <w:r w:rsidRPr="003E75A6">
        <w:rPr>
          <w:rFonts w:ascii="Times New Roman" w:eastAsia="Times New Roman" w:hAnsi="Times New Roman" w:cs="Times New Roman"/>
          <w:color w:val="000000"/>
          <w:sz w:val="72"/>
          <w:szCs w:val="72"/>
          <w:lang w:val="en-IN" w:eastAsia="en-IN"/>
        </w:rPr>
        <w:t>In  present</w:t>
      </w:r>
      <w:proofErr w:type="gramEnd"/>
      <w:r w:rsidRPr="003E75A6">
        <w:rPr>
          <w:rFonts w:ascii="Times New Roman" w:eastAsia="Times New Roman" w:hAnsi="Times New Roman" w:cs="Times New Roman"/>
          <w:color w:val="000000"/>
          <w:sz w:val="72"/>
          <w:szCs w:val="72"/>
          <w:lang w:val="en-IN" w:eastAsia="en-IN"/>
        </w:rPr>
        <w:t xml:space="preserve">  days  people  are  facing  problem  in  shopping,  this  Supermarket  Billing </w:t>
      </w:r>
    </w:p>
    <w:p w14:paraId="0A4A0AF9"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proofErr w:type="gramStart"/>
      <w:r w:rsidRPr="003E75A6">
        <w:rPr>
          <w:rFonts w:ascii="Times New Roman" w:eastAsia="Times New Roman" w:hAnsi="Times New Roman" w:cs="Times New Roman"/>
          <w:color w:val="000000"/>
          <w:sz w:val="72"/>
          <w:szCs w:val="72"/>
          <w:lang w:val="en-IN" w:eastAsia="en-IN"/>
        </w:rPr>
        <w:t>System  project</w:t>
      </w:r>
      <w:proofErr w:type="gramEnd"/>
      <w:r w:rsidRPr="003E75A6">
        <w:rPr>
          <w:rFonts w:ascii="Times New Roman" w:eastAsia="Times New Roman" w:hAnsi="Times New Roman" w:cs="Times New Roman"/>
          <w:color w:val="000000"/>
          <w:sz w:val="72"/>
          <w:szCs w:val="72"/>
          <w:lang w:val="en-IN" w:eastAsia="en-IN"/>
        </w:rPr>
        <w:t xml:space="preserve">  in  C++  is  a  simple  console  application  built  without  use  of  graphics.  This </w:t>
      </w:r>
    </w:p>
    <w:p w14:paraId="5593984B"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project will help us to understand basically two things- use of stream class and file handling in </w:t>
      </w:r>
    </w:p>
    <w:p w14:paraId="1A466B09"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C++ language. This project is simple to understand, and the source code has been presented in </w:t>
      </w:r>
    </w:p>
    <w:p w14:paraId="1A85006E"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an understandable manner. To make software fast in processing with the good user interface </w:t>
      </w:r>
    </w:p>
    <w:p w14:paraId="7B6E2C5C"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so that user can manage and change it, this </w:t>
      </w:r>
      <w:proofErr w:type="gramStart"/>
      <w:r w:rsidRPr="003E75A6">
        <w:rPr>
          <w:rFonts w:ascii="Times New Roman" w:eastAsia="Times New Roman" w:hAnsi="Times New Roman" w:cs="Times New Roman"/>
          <w:color w:val="000000"/>
          <w:sz w:val="72"/>
          <w:szCs w:val="72"/>
          <w:lang w:val="en-IN" w:eastAsia="en-IN"/>
        </w:rPr>
        <w:t>should  be</w:t>
      </w:r>
      <w:proofErr w:type="gramEnd"/>
      <w:r w:rsidRPr="003E75A6">
        <w:rPr>
          <w:rFonts w:ascii="Times New Roman" w:eastAsia="Times New Roman" w:hAnsi="Times New Roman" w:cs="Times New Roman"/>
          <w:color w:val="000000"/>
          <w:sz w:val="72"/>
          <w:szCs w:val="72"/>
          <w:lang w:val="en-IN" w:eastAsia="en-IN"/>
        </w:rPr>
        <w:t xml:space="preserve"> used for long time without error and </w:t>
      </w:r>
    </w:p>
    <w:p w14:paraId="4CA8D2A9"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maintenance.</w:t>
      </w:r>
    </w:p>
    <w:p w14:paraId="03A68660"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This project is a traditional supermarket billing system with some added functionality. </w:t>
      </w:r>
    </w:p>
    <w:p w14:paraId="267DB059"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This system is built for fast data processing and bill generation for supermarket customers. The </w:t>
      </w:r>
    </w:p>
    <w:p w14:paraId="3EE304E6"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proofErr w:type="gramStart"/>
      <w:r w:rsidRPr="003E75A6">
        <w:rPr>
          <w:rFonts w:ascii="Times New Roman" w:eastAsia="Times New Roman" w:hAnsi="Times New Roman" w:cs="Times New Roman"/>
          <w:color w:val="000000"/>
          <w:sz w:val="72"/>
          <w:szCs w:val="72"/>
          <w:lang w:val="en-IN" w:eastAsia="en-IN"/>
        </w:rPr>
        <w:t>billing  system</w:t>
      </w:r>
      <w:proofErr w:type="gramEnd"/>
      <w:r w:rsidRPr="003E75A6">
        <w:rPr>
          <w:rFonts w:ascii="Times New Roman" w:eastAsia="Times New Roman" w:hAnsi="Times New Roman" w:cs="Times New Roman"/>
          <w:color w:val="000000"/>
          <w:sz w:val="72"/>
          <w:szCs w:val="72"/>
          <w:lang w:val="en-IN" w:eastAsia="en-IN"/>
        </w:rPr>
        <w:t xml:space="preserve">  consists  of  C++  and  file  handling  concepts.  </w:t>
      </w:r>
      <w:proofErr w:type="gramStart"/>
      <w:r w:rsidRPr="003E75A6">
        <w:rPr>
          <w:rFonts w:ascii="Times New Roman" w:eastAsia="Times New Roman" w:hAnsi="Times New Roman" w:cs="Times New Roman"/>
          <w:color w:val="000000"/>
          <w:sz w:val="72"/>
          <w:szCs w:val="72"/>
          <w:lang w:val="en-IN" w:eastAsia="en-IN"/>
        </w:rPr>
        <w:t>The  billing</w:t>
      </w:r>
      <w:proofErr w:type="gramEnd"/>
      <w:r w:rsidRPr="003E75A6">
        <w:rPr>
          <w:rFonts w:ascii="Times New Roman" w:eastAsia="Times New Roman" w:hAnsi="Times New Roman" w:cs="Times New Roman"/>
          <w:color w:val="000000"/>
          <w:sz w:val="72"/>
          <w:szCs w:val="72"/>
          <w:lang w:val="en-IN" w:eastAsia="en-IN"/>
        </w:rPr>
        <w:t xml:space="preserve">  database  is  a  vast </w:t>
      </w:r>
    </w:p>
    <w:p w14:paraId="263FB8BC"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collection of product name, price and other product specific data. A product when billed is </w:t>
      </w:r>
    </w:p>
    <w:p w14:paraId="759EBB37"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searched from the database and its price is added to the bill based upon the product quantity. </w:t>
      </w:r>
    </w:p>
    <w:p w14:paraId="658132A7"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The system also contains discounted price while billing. The supermarket billing system is built </w:t>
      </w:r>
    </w:p>
    <w:p w14:paraId="28810C4F"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to help supermarkets calculate and display bills and serve the customer in a faster and efficient </w:t>
      </w:r>
    </w:p>
    <w:p w14:paraId="79C1EBCB"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manner.</w:t>
      </w:r>
    </w:p>
    <w:p w14:paraId="57C9EEA1"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proofErr w:type="gramStart"/>
      <w:r w:rsidRPr="003E75A6">
        <w:rPr>
          <w:rFonts w:ascii="Times New Roman" w:eastAsia="Times New Roman" w:hAnsi="Times New Roman" w:cs="Times New Roman"/>
          <w:color w:val="000000"/>
          <w:sz w:val="72"/>
          <w:szCs w:val="72"/>
          <w:lang w:val="en-IN" w:eastAsia="en-IN"/>
        </w:rPr>
        <w:t>In  present</w:t>
      </w:r>
      <w:proofErr w:type="gramEnd"/>
      <w:r w:rsidRPr="003E75A6">
        <w:rPr>
          <w:rFonts w:ascii="Times New Roman" w:eastAsia="Times New Roman" w:hAnsi="Times New Roman" w:cs="Times New Roman"/>
          <w:color w:val="000000"/>
          <w:sz w:val="72"/>
          <w:szCs w:val="72"/>
          <w:lang w:val="en-IN" w:eastAsia="en-IN"/>
        </w:rPr>
        <w:t xml:space="preserve">  days  people  are  facing  problem  in  shopping,  this  Supermarket  Billing </w:t>
      </w:r>
    </w:p>
    <w:p w14:paraId="78D46CBB"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proofErr w:type="gramStart"/>
      <w:r w:rsidRPr="003E75A6">
        <w:rPr>
          <w:rFonts w:ascii="Times New Roman" w:eastAsia="Times New Roman" w:hAnsi="Times New Roman" w:cs="Times New Roman"/>
          <w:color w:val="000000"/>
          <w:sz w:val="72"/>
          <w:szCs w:val="72"/>
          <w:lang w:val="en-IN" w:eastAsia="en-IN"/>
        </w:rPr>
        <w:t>System  project</w:t>
      </w:r>
      <w:proofErr w:type="gramEnd"/>
      <w:r w:rsidRPr="003E75A6">
        <w:rPr>
          <w:rFonts w:ascii="Times New Roman" w:eastAsia="Times New Roman" w:hAnsi="Times New Roman" w:cs="Times New Roman"/>
          <w:color w:val="000000"/>
          <w:sz w:val="72"/>
          <w:szCs w:val="72"/>
          <w:lang w:val="en-IN" w:eastAsia="en-IN"/>
        </w:rPr>
        <w:t xml:space="preserve">  in  C++  is  a  simple  console  application  built  without  use  of  graphics.  This </w:t>
      </w:r>
    </w:p>
    <w:p w14:paraId="085C29DD"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project will help us to understand basically two things- use of stream class and file handling in </w:t>
      </w:r>
    </w:p>
    <w:p w14:paraId="52BEB45D"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C++ language. This project is simple to understand, and the source code has been presented in </w:t>
      </w:r>
    </w:p>
    <w:p w14:paraId="791A2CA6"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an understandable manner. To make software fast in processing with the good user interface </w:t>
      </w:r>
    </w:p>
    <w:p w14:paraId="7C2FC67A"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so that user can manage and change it, this </w:t>
      </w:r>
      <w:proofErr w:type="gramStart"/>
      <w:r w:rsidRPr="003E75A6">
        <w:rPr>
          <w:rFonts w:ascii="Times New Roman" w:eastAsia="Times New Roman" w:hAnsi="Times New Roman" w:cs="Times New Roman"/>
          <w:color w:val="000000"/>
          <w:sz w:val="72"/>
          <w:szCs w:val="72"/>
          <w:lang w:val="en-IN" w:eastAsia="en-IN"/>
        </w:rPr>
        <w:t>should  be</w:t>
      </w:r>
      <w:proofErr w:type="gramEnd"/>
      <w:r w:rsidRPr="003E75A6">
        <w:rPr>
          <w:rFonts w:ascii="Times New Roman" w:eastAsia="Times New Roman" w:hAnsi="Times New Roman" w:cs="Times New Roman"/>
          <w:color w:val="000000"/>
          <w:sz w:val="72"/>
          <w:szCs w:val="72"/>
          <w:lang w:val="en-IN" w:eastAsia="en-IN"/>
        </w:rPr>
        <w:t xml:space="preserve"> used for long time without error and </w:t>
      </w:r>
    </w:p>
    <w:p w14:paraId="4FDE1EFF"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maintenance.</w:t>
      </w:r>
    </w:p>
    <w:p w14:paraId="1757ED0A"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This project is a traditional supermarket billing system with some added functionality. </w:t>
      </w:r>
    </w:p>
    <w:p w14:paraId="232D484A"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This system is built for fast data processing and bill generation for supermarket customers. The </w:t>
      </w:r>
    </w:p>
    <w:p w14:paraId="1B3B0671"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proofErr w:type="gramStart"/>
      <w:r w:rsidRPr="003E75A6">
        <w:rPr>
          <w:rFonts w:ascii="Times New Roman" w:eastAsia="Times New Roman" w:hAnsi="Times New Roman" w:cs="Times New Roman"/>
          <w:color w:val="000000"/>
          <w:sz w:val="72"/>
          <w:szCs w:val="72"/>
          <w:lang w:val="en-IN" w:eastAsia="en-IN"/>
        </w:rPr>
        <w:t>billing  system</w:t>
      </w:r>
      <w:proofErr w:type="gramEnd"/>
      <w:r w:rsidRPr="003E75A6">
        <w:rPr>
          <w:rFonts w:ascii="Times New Roman" w:eastAsia="Times New Roman" w:hAnsi="Times New Roman" w:cs="Times New Roman"/>
          <w:color w:val="000000"/>
          <w:sz w:val="72"/>
          <w:szCs w:val="72"/>
          <w:lang w:val="en-IN" w:eastAsia="en-IN"/>
        </w:rPr>
        <w:t xml:space="preserve">  consists  of  C++  and  file  handling  concepts.  </w:t>
      </w:r>
      <w:proofErr w:type="gramStart"/>
      <w:r w:rsidRPr="003E75A6">
        <w:rPr>
          <w:rFonts w:ascii="Times New Roman" w:eastAsia="Times New Roman" w:hAnsi="Times New Roman" w:cs="Times New Roman"/>
          <w:color w:val="000000"/>
          <w:sz w:val="72"/>
          <w:szCs w:val="72"/>
          <w:lang w:val="en-IN" w:eastAsia="en-IN"/>
        </w:rPr>
        <w:t>The  billing</w:t>
      </w:r>
      <w:proofErr w:type="gramEnd"/>
      <w:r w:rsidRPr="003E75A6">
        <w:rPr>
          <w:rFonts w:ascii="Times New Roman" w:eastAsia="Times New Roman" w:hAnsi="Times New Roman" w:cs="Times New Roman"/>
          <w:color w:val="000000"/>
          <w:sz w:val="72"/>
          <w:szCs w:val="72"/>
          <w:lang w:val="en-IN" w:eastAsia="en-IN"/>
        </w:rPr>
        <w:t xml:space="preserve">  database  is  a  vast </w:t>
      </w:r>
    </w:p>
    <w:p w14:paraId="4272E26F"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collection of product name, price and other product specific data. A product when billed is </w:t>
      </w:r>
    </w:p>
    <w:p w14:paraId="4C659DCE"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searched from the database and its price is added to the bill based upon the product quantity. </w:t>
      </w:r>
    </w:p>
    <w:p w14:paraId="7163CDBC"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The system also contains discounted price while billing. The supermarket billing system is built </w:t>
      </w:r>
    </w:p>
    <w:p w14:paraId="1CD8A6B3"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to help supermarkets calculate and display bills and serve the customer in a faster and efficient </w:t>
      </w:r>
    </w:p>
    <w:p w14:paraId="3E7FEF2E"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manner.</w:t>
      </w:r>
    </w:p>
    <w:p w14:paraId="28C9EDC3" w14:textId="77777777" w:rsidR="001C4E3D" w:rsidRPr="003E75A6" w:rsidRDefault="001C4E3D" w:rsidP="00895488">
      <w:pPr>
        <w:pStyle w:val="Normal1"/>
        <w:spacing w:line="360" w:lineRule="auto"/>
        <w:rPr>
          <w:rFonts w:ascii="Times New Roman" w:eastAsia="Times New Roman" w:hAnsi="Times New Roman" w:cs="Times New Roman"/>
          <w:b/>
          <w:bCs/>
          <w:sz w:val="24"/>
          <w:szCs w:val="24"/>
        </w:rPr>
      </w:pPr>
    </w:p>
    <w:p w14:paraId="7976C23B" w14:textId="5C064EA3" w:rsidR="000F3079" w:rsidRPr="003E75A6" w:rsidRDefault="000F3079" w:rsidP="003D38BC">
      <w:pPr>
        <w:pStyle w:val="Normal1"/>
        <w:jc w:val="both"/>
        <w:rPr>
          <w:rFonts w:ascii="Times New Roman" w:eastAsia="Times New Roman" w:hAnsi="Times New Roman" w:cs="Times New Roman"/>
          <w:b/>
          <w:bCs/>
          <w:sz w:val="28"/>
          <w:szCs w:val="28"/>
        </w:rPr>
      </w:pPr>
    </w:p>
    <w:p w14:paraId="7903B122" w14:textId="1DAF511A" w:rsidR="000F3079" w:rsidRPr="003E75A6" w:rsidRDefault="000F3079" w:rsidP="003D38BC">
      <w:pPr>
        <w:pStyle w:val="Normal1"/>
        <w:jc w:val="both"/>
        <w:rPr>
          <w:rFonts w:ascii="Times New Roman" w:eastAsia="Times New Roman" w:hAnsi="Times New Roman" w:cs="Times New Roman"/>
          <w:b/>
          <w:bCs/>
          <w:sz w:val="28"/>
          <w:szCs w:val="28"/>
        </w:rPr>
      </w:pPr>
    </w:p>
    <w:p w14:paraId="69C70DB6" w14:textId="1465F2F6" w:rsidR="000F3079" w:rsidRPr="003E75A6" w:rsidRDefault="000F3079" w:rsidP="003D38BC">
      <w:pPr>
        <w:pStyle w:val="Normal1"/>
        <w:jc w:val="both"/>
        <w:rPr>
          <w:rFonts w:ascii="Times New Roman" w:eastAsia="Times New Roman" w:hAnsi="Times New Roman" w:cs="Times New Roman"/>
          <w:b/>
          <w:bCs/>
          <w:sz w:val="28"/>
          <w:szCs w:val="28"/>
        </w:rPr>
      </w:pPr>
    </w:p>
    <w:p w14:paraId="262673CD" w14:textId="2C354E4C" w:rsidR="000F3079" w:rsidRPr="003E75A6" w:rsidRDefault="000F3079" w:rsidP="003D38BC">
      <w:pPr>
        <w:pStyle w:val="Normal1"/>
        <w:jc w:val="both"/>
        <w:rPr>
          <w:rFonts w:ascii="Times New Roman" w:eastAsia="Times New Roman" w:hAnsi="Times New Roman" w:cs="Times New Roman"/>
          <w:b/>
          <w:bCs/>
          <w:sz w:val="28"/>
          <w:szCs w:val="28"/>
        </w:rPr>
      </w:pPr>
    </w:p>
    <w:p w14:paraId="140996C0" w14:textId="4EE8EEC2" w:rsidR="000F3079" w:rsidRPr="003E75A6" w:rsidRDefault="000F3079" w:rsidP="003D38BC">
      <w:pPr>
        <w:pStyle w:val="Normal1"/>
        <w:jc w:val="both"/>
        <w:rPr>
          <w:rFonts w:ascii="Times New Roman" w:eastAsia="Times New Roman" w:hAnsi="Times New Roman" w:cs="Times New Roman"/>
          <w:b/>
          <w:bCs/>
          <w:sz w:val="28"/>
          <w:szCs w:val="28"/>
        </w:rPr>
      </w:pPr>
    </w:p>
    <w:p w14:paraId="591C6C5B" w14:textId="3275BDC5" w:rsidR="000F3079" w:rsidRPr="003E75A6" w:rsidRDefault="000F3079" w:rsidP="003D38BC">
      <w:pPr>
        <w:pStyle w:val="Normal1"/>
        <w:jc w:val="both"/>
        <w:rPr>
          <w:rFonts w:ascii="Times New Roman" w:eastAsia="Times New Roman" w:hAnsi="Times New Roman" w:cs="Times New Roman"/>
          <w:b/>
          <w:bCs/>
          <w:sz w:val="28"/>
          <w:szCs w:val="28"/>
        </w:rPr>
      </w:pPr>
    </w:p>
    <w:p w14:paraId="69FDF8D1" w14:textId="4F3F6A5A" w:rsidR="000F3079" w:rsidRPr="003E75A6" w:rsidRDefault="000F3079" w:rsidP="003D38BC">
      <w:pPr>
        <w:pStyle w:val="Normal1"/>
        <w:jc w:val="both"/>
        <w:rPr>
          <w:rFonts w:ascii="Times New Roman" w:eastAsia="Times New Roman" w:hAnsi="Times New Roman" w:cs="Times New Roman"/>
          <w:b/>
          <w:bCs/>
          <w:sz w:val="28"/>
          <w:szCs w:val="28"/>
        </w:rPr>
      </w:pPr>
    </w:p>
    <w:p w14:paraId="4EDFE546" w14:textId="7E6B7B74" w:rsidR="000F3079" w:rsidRPr="003E75A6" w:rsidRDefault="000F3079" w:rsidP="003D38BC">
      <w:pPr>
        <w:pStyle w:val="Normal1"/>
        <w:jc w:val="both"/>
        <w:rPr>
          <w:rFonts w:ascii="Times New Roman" w:eastAsia="Times New Roman" w:hAnsi="Times New Roman" w:cs="Times New Roman"/>
          <w:b/>
          <w:bCs/>
          <w:sz w:val="28"/>
          <w:szCs w:val="28"/>
        </w:rPr>
      </w:pPr>
    </w:p>
    <w:p w14:paraId="7C6C06DA" w14:textId="574FC0D2" w:rsidR="000F3079" w:rsidRPr="003E75A6" w:rsidRDefault="000F3079" w:rsidP="003D38BC">
      <w:pPr>
        <w:pStyle w:val="Normal1"/>
        <w:jc w:val="both"/>
        <w:rPr>
          <w:rFonts w:ascii="Times New Roman" w:eastAsia="Times New Roman" w:hAnsi="Times New Roman" w:cs="Times New Roman"/>
          <w:b/>
          <w:bCs/>
          <w:sz w:val="28"/>
          <w:szCs w:val="28"/>
        </w:rPr>
      </w:pPr>
    </w:p>
    <w:p w14:paraId="29A51A39" w14:textId="3DEBBFB2" w:rsidR="000F3079" w:rsidRPr="003E75A6" w:rsidRDefault="000F3079" w:rsidP="003D38BC">
      <w:pPr>
        <w:pStyle w:val="Normal1"/>
        <w:jc w:val="both"/>
        <w:rPr>
          <w:rFonts w:ascii="Times New Roman" w:eastAsia="Times New Roman" w:hAnsi="Times New Roman" w:cs="Times New Roman"/>
          <w:b/>
          <w:bCs/>
          <w:sz w:val="28"/>
          <w:szCs w:val="28"/>
        </w:rPr>
      </w:pPr>
    </w:p>
    <w:p w14:paraId="5582A532"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proofErr w:type="gramStart"/>
      <w:r w:rsidRPr="003E75A6">
        <w:rPr>
          <w:rFonts w:ascii="Times New Roman" w:eastAsia="Times New Roman" w:hAnsi="Times New Roman" w:cs="Times New Roman"/>
          <w:color w:val="000000"/>
          <w:sz w:val="72"/>
          <w:szCs w:val="72"/>
          <w:lang w:val="en-IN" w:eastAsia="en-IN"/>
        </w:rPr>
        <w:t>In  present</w:t>
      </w:r>
      <w:proofErr w:type="gramEnd"/>
      <w:r w:rsidRPr="003E75A6">
        <w:rPr>
          <w:rFonts w:ascii="Times New Roman" w:eastAsia="Times New Roman" w:hAnsi="Times New Roman" w:cs="Times New Roman"/>
          <w:color w:val="000000"/>
          <w:sz w:val="72"/>
          <w:szCs w:val="72"/>
          <w:lang w:val="en-IN" w:eastAsia="en-IN"/>
        </w:rPr>
        <w:t xml:space="preserve">  days  people  are  facing  problem  in  shopping,  this  Supermarket  Billing </w:t>
      </w:r>
    </w:p>
    <w:p w14:paraId="1008658E"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proofErr w:type="gramStart"/>
      <w:r w:rsidRPr="003E75A6">
        <w:rPr>
          <w:rFonts w:ascii="Times New Roman" w:eastAsia="Times New Roman" w:hAnsi="Times New Roman" w:cs="Times New Roman"/>
          <w:color w:val="000000"/>
          <w:sz w:val="72"/>
          <w:szCs w:val="72"/>
          <w:lang w:val="en-IN" w:eastAsia="en-IN"/>
        </w:rPr>
        <w:t>System  project</w:t>
      </w:r>
      <w:proofErr w:type="gramEnd"/>
      <w:r w:rsidRPr="003E75A6">
        <w:rPr>
          <w:rFonts w:ascii="Times New Roman" w:eastAsia="Times New Roman" w:hAnsi="Times New Roman" w:cs="Times New Roman"/>
          <w:color w:val="000000"/>
          <w:sz w:val="72"/>
          <w:szCs w:val="72"/>
          <w:lang w:val="en-IN" w:eastAsia="en-IN"/>
        </w:rPr>
        <w:t xml:space="preserve">  in  C++  is  a  simple  console  application  built  without  use  of  graphics.  This </w:t>
      </w:r>
    </w:p>
    <w:p w14:paraId="2D2CABC3"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project will help us to understand basically two things- use of stream class and file handling in </w:t>
      </w:r>
    </w:p>
    <w:p w14:paraId="25C63401"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C++ language. This project is simple to understand, and the source code has been presented in </w:t>
      </w:r>
    </w:p>
    <w:p w14:paraId="3FC5CDE0"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an understandable manner. To make software fast in processing with the good user interface </w:t>
      </w:r>
    </w:p>
    <w:p w14:paraId="2277D71B"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so that user can manage and change it, this </w:t>
      </w:r>
      <w:proofErr w:type="gramStart"/>
      <w:r w:rsidRPr="003E75A6">
        <w:rPr>
          <w:rFonts w:ascii="Times New Roman" w:eastAsia="Times New Roman" w:hAnsi="Times New Roman" w:cs="Times New Roman"/>
          <w:color w:val="000000"/>
          <w:sz w:val="72"/>
          <w:szCs w:val="72"/>
          <w:lang w:val="en-IN" w:eastAsia="en-IN"/>
        </w:rPr>
        <w:t>should  be</w:t>
      </w:r>
      <w:proofErr w:type="gramEnd"/>
      <w:r w:rsidRPr="003E75A6">
        <w:rPr>
          <w:rFonts w:ascii="Times New Roman" w:eastAsia="Times New Roman" w:hAnsi="Times New Roman" w:cs="Times New Roman"/>
          <w:color w:val="000000"/>
          <w:sz w:val="72"/>
          <w:szCs w:val="72"/>
          <w:lang w:val="en-IN" w:eastAsia="en-IN"/>
        </w:rPr>
        <w:t xml:space="preserve"> used for long time without error and </w:t>
      </w:r>
    </w:p>
    <w:p w14:paraId="6A83DA48"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maintenance.</w:t>
      </w:r>
    </w:p>
    <w:p w14:paraId="5F59F431"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This project is a traditional supermarket billing system with some added functionality. </w:t>
      </w:r>
    </w:p>
    <w:p w14:paraId="18F9D531"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This system is built for fast data processing and bill generation for supermarket customers. The </w:t>
      </w:r>
    </w:p>
    <w:p w14:paraId="43748707"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proofErr w:type="gramStart"/>
      <w:r w:rsidRPr="003E75A6">
        <w:rPr>
          <w:rFonts w:ascii="Times New Roman" w:eastAsia="Times New Roman" w:hAnsi="Times New Roman" w:cs="Times New Roman"/>
          <w:color w:val="000000"/>
          <w:sz w:val="72"/>
          <w:szCs w:val="72"/>
          <w:lang w:val="en-IN" w:eastAsia="en-IN"/>
        </w:rPr>
        <w:t>billing  system</w:t>
      </w:r>
      <w:proofErr w:type="gramEnd"/>
      <w:r w:rsidRPr="003E75A6">
        <w:rPr>
          <w:rFonts w:ascii="Times New Roman" w:eastAsia="Times New Roman" w:hAnsi="Times New Roman" w:cs="Times New Roman"/>
          <w:color w:val="000000"/>
          <w:sz w:val="72"/>
          <w:szCs w:val="72"/>
          <w:lang w:val="en-IN" w:eastAsia="en-IN"/>
        </w:rPr>
        <w:t xml:space="preserve">  consists  of  C++  and  file  handling  concepts.  </w:t>
      </w:r>
      <w:proofErr w:type="gramStart"/>
      <w:r w:rsidRPr="003E75A6">
        <w:rPr>
          <w:rFonts w:ascii="Times New Roman" w:eastAsia="Times New Roman" w:hAnsi="Times New Roman" w:cs="Times New Roman"/>
          <w:color w:val="000000"/>
          <w:sz w:val="72"/>
          <w:szCs w:val="72"/>
          <w:lang w:val="en-IN" w:eastAsia="en-IN"/>
        </w:rPr>
        <w:t>The  billing</w:t>
      </w:r>
      <w:proofErr w:type="gramEnd"/>
      <w:r w:rsidRPr="003E75A6">
        <w:rPr>
          <w:rFonts w:ascii="Times New Roman" w:eastAsia="Times New Roman" w:hAnsi="Times New Roman" w:cs="Times New Roman"/>
          <w:color w:val="000000"/>
          <w:sz w:val="72"/>
          <w:szCs w:val="72"/>
          <w:lang w:val="en-IN" w:eastAsia="en-IN"/>
        </w:rPr>
        <w:t xml:space="preserve">  database  is  a  vast </w:t>
      </w:r>
    </w:p>
    <w:p w14:paraId="686CE34B"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collection of product name, price and other product specific data. A product when billed is </w:t>
      </w:r>
    </w:p>
    <w:p w14:paraId="3458A696"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searched from the database and its price is added to the bill based upon the product quantity. </w:t>
      </w:r>
    </w:p>
    <w:p w14:paraId="47FBA960"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The system also contains discounted price while billing. The supermarket billing system is built </w:t>
      </w:r>
    </w:p>
    <w:p w14:paraId="1C9D9C66"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to help supermarkets calculate and display bills and serve the customer in a faster and efficient </w:t>
      </w:r>
    </w:p>
    <w:p w14:paraId="6585A455"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manner.</w:t>
      </w:r>
    </w:p>
    <w:p w14:paraId="1F753CF8"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proofErr w:type="gramStart"/>
      <w:r w:rsidRPr="003E75A6">
        <w:rPr>
          <w:rFonts w:ascii="Times New Roman" w:eastAsia="Times New Roman" w:hAnsi="Times New Roman" w:cs="Times New Roman"/>
          <w:color w:val="000000"/>
          <w:sz w:val="72"/>
          <w:szCs w:val="72"/>
          <w:lang w:val="en-IN" w:eastAsia="en-IN"/>
        </w:rPr>
        <w:t>In  present</w:t>
      </w:r>
      <w:proofErr w:type="gramEnd"/>
      <w:r w:rsidRPr="003E75A6">
        <w:rPr>
          <w:rFonts w:ascii="Times New Roman" w:eastAsia="Times New Roman" w:hAnsi="Times New Roman" w:cs="Times New Roman"/>
          <w:color w:val="000000"/>
          <w:sz w:val="72"/>
          <w:szCs w:val="72"/>
          <w:lang w:val="en-IN" w:eastAsia="en-IN"/>
        </w:rPr>
        <w:t xml:space="preserve">  days  people  are  facing  problem  in  shopping,  this  Supermarket  Billing </w:t>
      </w:r>
    </w:p>
    <w:p w14:paraId="6FB0BC3A"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proofErr w:type="gramStart"/>
      <w:r w:rsidRPr="003E75A6">
        <w:rPr>
          <w:rFonts w:ascii="Times New Roman" w:eastAsia="Times New Roman" w:hAnsi="Times New Roman" w:cs="Times New Roman"/>
          <w:color w:val="000000"/>
          <w:sz w:val="72"/>
          <w:szCs w:val="72"/>
          <w:lang w:val="en-IN" w:eastAsia="en-IN"/>
        </w:rPr>
        <w:t>System  project</w:t>
      </w:r>
      <w:proofErr w:type="gramEnd"/>
      <w:r w:rsidRPr="003E75A6">
        <w:rPr>
          <w:rFonts w:ascii="Times New Roman" w:eastAsia="Times New Roman" w:hAnsi="Times New Roman" w:cs="Times New Roman"/>
          <w:color w:val="000000"/>
          <w:sz w:val="72"/>
          <w:szCs w:val="72"/>
          <w:lang w:val="en-IN" w:eastAsia="en-IN"/>
        </w:rPr>
        <w:t xml:space="preserve">  in  C++  is  a  simple  console  application  built  without  use  of  graphics.  This </w:t>
      </w:r>
    </w:p>
    <w:p w14:paraId="6A31E302"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project will help us to understand basically two things- use of stream class and file handling in </w:t>
      </w:r>
    </w:p>
    <w:p w14:paraId="16DEB58C"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C++ language. This project is simple to understand, and the source code has been presented in </w:t>
      </w:r>
    </w:p>
    <w:p w14:paraId="78E76BF6"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an understandable manner. To make software fast in processing with the good user interface </w:t>
      </w:r>
    </w:p>
    <w:p w14:paraId="6125ADBB"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so that user can manage and change it, this </w:t>
      </w:r>
      <w:proofErr w:type="gramStart"/>
      <w:r w:rsidRPr="003E75A6">
        <w:rPr>
          <w:rFonts w:ascii="Times New Roman" w:eastAsia="Times New Roman" w:hAnsi="Times New Roman" w:cs="Times New Roman"/>
          <w:color w:val="000000"/>
          <w:sz w:val="72"/>
          <w:szCs w:val="72"/>
          <w:lang w:val="en-IN" w:eastAsia="en-IN"/>
        </w:rPr>
        <w:t>should  be</w:t>
      </w:r>
      <w:proofErr w:type="gramEnd"/>
      <w:r w:rsidRPr="003E75A6">
        <w:rPr>
          <w:rFonts w:ascii="Times New Roman" w:eastAsia="Times New Roman" w:hAnsi="Times New Roman" w:cs="Times New Roman"/>
          <w:color w:val="000000"/>
          <w:sz w:val="72"/>
          <w:szCs w:val="72"/>
          <w:lang w:val="en-IN" w:eastAsia="en-IN"/>
        </w:rPr>
        <w:t xml:space="preserve"> used for long time without error and </w:t>
      </w:r>
    </w:p>
    <w:p w14:paraId="7D86D864"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maintenance.</w:t>
      </w:r>
    </w:p>
    <w:p w14:paraId="39285F07"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This project is a traditional supermarket billing system with some added functionality. </w:t>
      </w:r>
    </w:p>
    <w:p w14:paraId="5CD25C31"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This system is built for fast data processing and bill generation for supermarket customers. The </w:t>
      </w:r>
    </w:p>
    <w:p w14:paraId="0D27BD0A"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proofErr w:type="gramStart"/>
      <w:r w:rsidRPr="003E75A6">
        <w:rPr>
          <w:rFonts w:ascii="Times New Roman" w:eastAsia="Times New Roman" w:hAnsi="Times New Roman" w:cs="Times New Roman"/>
          <w:color w:val="000000"/>
          <w:sz w:val="72"/>
          <w:szCs w:val="72"/>
          <w:lang w:val="en-IN" w:eastAsia="en-IN"/>
        </w:rPr>
        <w:t>billing  system</w:t>
      </w:r>
      <w:proofErr w:type="gramEnd"/>
      <w:r w:rsidRPr="003E75A6">
        <w:rPr>
          <w:rFonts w:ascii="Times New Roman" w:eastAsia="Times New Roman" w:hAnsi="Times New Roman" w:cs="Times New Roman"/>
          <w:color w:val="000000"/>
          <w:sz w:val="72"/>
          <w:szCs w:val="72"/>
          <w:lang w:val="en-IN" w:eastAsia="en-IN"/>
        </w:rPr>
        <w:t xml:space="preserve">  consists  of  C++  and  file  handling  concepts.  </w:t>
      </w:r>
      <w:proofErr w:type="gramStart"/>
      <w:r w:rsidRPr="003E75A6">
        <w:rPr>
          <w:rFonts w:ascii="Times New Roman" w:eastAsia="Times New Roman" w:hAnsi="Times New Roman" w:cs="Times New Roman"/>
          <w:color w:val="000000"/>
          <w:sz w:val="72"/>
          <w:szCs w:val="72"/>
          <w:lang w:val="en-IN" w:eastAsia="en-IN"/>
        </w:rPr>
        <w:t>The  billing</w:t>
      </w:r>
      <w:proofErr w:type="gramEnd"/>
      <w:r w:rsidRPr="003E75A6">
        <w:rPr>
          <w:rFonts w:ascii="Times New Roman" w:eastAsia="Times New Roman" w:hAnsi="Times New Roman" w:cs="Times New Roman"/>
          <w:color w:val="000000"/>
          <w:sz w:val="72"/>
          <w:szCs w:val="72"/>
          <w:lang w:val="en-IN" w:eastAsia="en-IN"/>
        </w:rPr>
        <w:t xml:space="preserve">  database  is  a  vast </w:t>
      </w:r>
    </w:p>
    <w:p w14:paraId="488BD810"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collection of product name, price and other product specific data. A product when billed is </w:t>
      </w:r>
    </w:p>
    <w:p w14:paraId="37ECB6D4"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searched from the database and its price is added to the bill based upon the product quantity. </w:t>
      </w:r>
    </w:p>
    <w:p w14:paraId="0F2EB4C4"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The system also contains discounted price while billing. The supermarket billing system is built </w:t>
      </w:r>
    </w:p>
    <w:p w14:paraId="0DD97D33"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 xml:space="preserve">to help supermarkets calculate and display bills and serve the customer in a faster and efficient </w:t>
      </w:r>
    </w:p>
    <w:p w14:paraId="6BA4D7A1" w14:textId="77777777" w:rsidR="001C4E3D" w:rsidRPr="003E75A6" w:rsidRDefault="001C4E3D" w:rsidP="001C4E3D">
      <w:pPr>
        <w:shd w:val="clear" w:color="auto" w:fill="FFFFFF"/>
        <w:spacing w:after="0" w:line="0" w:lineRule="auto"/>
        <w:rPr>
          <w:rFonts w:ascii="Times New Roman" w:eastAsia="Times New Roman" w:hAnsi="Times New Roman" w:cs="Times New Roman"/>
          <w:color w:val="000000"/>
          <w:sz w:val="72"/>
          <w:szCs w:val="72"/>
          <w:lang w:val="en-IN" w:eastAsia="en-IN"/>
        </w:rPr>
      </w:pPr>
      <w:r w:rsidRPr="003E75A6">
        <w:rPr>
          <w:rFonts w:ascii="Times New Roman" w:eastAsia="Times New Roman" w:hAnsi="Times New Roman" w:cs="Times New Roman"/>
          <w:color w:val="000000"/>
          <w:sz w:val="72"/>
          <w:szCs w:val="72"/>
          <w:lang w:val="en-IN" w:eastAsia="en-IN"/>
        </w:rPr>
        <w:t>manner.</w:t>
      </w:r>
    </w:p>
    <w:p w14:paraId="42DE3E7E" w14:textId="63103386" w:rsidR="000F3079" w:rsidRPr="003E75A6" w:rsidRDefault="000F3079" w:rsidP="003D38BC">
      <w:pPr>
        <w:pStyle w:val="Normal1"/>
        <w:jc w:val="both"/>
        <w:rPr>
          <w:rFonts w:ascii="Times New Roman" w:eastAsia="Times New Roman" w:hAnsi="Times New Roman" w:cs="Times New Roman"/>
          <w:b/>
          <w:bCs/>
          <w:sz w:val="28"/>
          <w:szCs w:val="28"/>
        </w:rPr>
      </w:pPr>
    </w:p>
    <w:p w14:paraId="7F958E04" w14:textId="277636B3" w:rsidR="000F3079" w:rsidRPr="003E75A6" w:rsidRDefault="000F3079" w:rsidP="003D38BC">
      <w:pPr>
        <w:pStyle w:val="Normal1"/>
        <w:jc w:val="both"/>
        <w:rPr>
          <w:rFonts w:ascii="Times New Roman" w:eastAsia="Times New Roman" w:hAnsi="Times New Roman" w:cs="Times New Roman"/>
          <w:b/>
          <w:bCs/>
          <w:sz w:val="28"/>
          <w:szCs w:val="28"/>
        </w:rPr>
      </w:pPr>
    </w:p>
    <w:p w14:paraId="05B8860B" w14:textId="3E187E6B" w:rsidR="000F3079" w:rsidRPr="003E75A6" w:rsidRDefault="000F3079" w:rsidP="005A0B07">
      <w:pPr>
        <w:ind w:left="4320"/>
        <w:rPr>
          <w:rFonts w:ascii="Times New Roman" w:hAnsi="Times New Roman" w:cs="Times New Roman"/>
          <w:b/>
          <w:sz w:val="32"/>
          <w:u w:val="single"/>
        </w:rPr>
      </w:pPr>
      <w:r w:rsidRPr="003E75A6">
        <w:rPr>
          <w:rFonts w:ascii="Times New Roman" w:hAnsi="Times New Roman" w:cs="Times New Roman"/>
          <w:b/>
          <w:sz w:val="32"/>
          <w:u w:val="single"/>
        </w:rPr>
        <w:lastRenderedPageBreak/>
        <w:t>INDEX</w:t>
      </w:r>
    </w:p>
    <w:tbl>
      <w:tblPr>
        <w:tblStyle w:val="TableGrid"/>
        <w:tblW w:w="9606" w:type="dxa"/>
        <w:tblLook w:val="04A0" w:firstRow="1" w:lastRow="0" w:firstColumn="1" w:lastColumn="0" w:noHBand="0" w:noVBand="1"/>
      </w:tblPr>
      <w:tblGrid>
        <w:gridCol w:w="1585"/>
        <w:gridCol w:w="7027"/>
        <w:gridCol w:w="994"/>
      </w:tblGrid>
      <w:tr w:rsidR="003A4C50" w:rsidRPr="003E75A6" w14:paraId="35C3A46B" w14:textId="77777777" w:rsidTr="00002FD0">
        <w:tc>
          <w:tcPr>
            <w:tcW w:w="1585" w:type="dxa"/>
          </w:tcPr>
          <w:p w14:paraId="48C0C5CF" w14:textId="4C18ACB6" w:rsidR="003A4C50" w:rsidRPr="003E75A6" w:rsidRDefault="003A4C50" w:rsidP="00002FD0">
            <w:pPr>
              <w:spacing w:line="276" w:lineRule="auto"/>
              <w:jc w:val="center"/>
              <w:rPr>
                <w:rFonts w:ascii="Times New Roman" w:hAnsi="Times New Roman" w:cs="Times New Roman"/>
                <w:b/>
                <w:bCs/>
                <w:sz w:val="28"/>
                <w:szCs w:val="28"/>
              </w:rPr>
            </w:pPr>
            <w:r w:rsidRPr="003E75A6">
              <w:rPr>
                <w:rFonts w:ascii="Times New Roman" w:hAnsi="Times New Roman" w:cs="Times New Roman"/>
                <w:b/>
                <w:bCs/>
                <w:sz w:val="28"/>
                <w:szCs w:val="28"/>
                <w:u w:val="single"/>
              </w:rPr>
              <w:t>CHAPTER</w:t>
            </w:r>
          </w:p>
          <w:p w14:paraId="47D54C73" w14:textId="26715FC8" w:rsidR="003A4C50" w:rsidRPr="003E75A6" w:rsidRDefault="003A4C50" w:rsidP="00002FD0">
            <w:pPr>
              <w:spacing w:line="276" w:lineRule="auto"/>
              <w:jc w:val="center"/>
              <w:rPr>
                <w:rFonts w:ascii="Times New Roman" w:hAnsi="Times New Roman" w:cs="Times New Roman"/>
                <w:sz w:val="28"/>
                <w:szCs w:val="28"/>
              </w:rPr>
            </w:pPr>
            <w:r w:rsidRPr="003E75A6">
              <w:rPr>
                <w:rFonts w:ascii="Times New Roman" w:hAnsi="Times New Roman" w:cs="Times New Roman"/>
                <w:b/>
                <w:bCs/>
                <w:sz w:val="28"/>
                <w:szCs w:val="28"/>
                <w:u w:val="single"/>
              </w:rPr>
              <w:t>NO</w:t>
            </w:r>
          </w:p>
        </w:tc>
        <w:tc>
          <w:tcPr>
            <w:tcW w:w="7027" w:type="dxa"/>
          </w:tcPr>
          <w:p w14:paraId="5CE2B822" w14:textId="66743D5E" w:rsidR="003A4C50" w:rsidRPr="003E75A6" w:rsidRDefault="003A4C50" w:rsidP="00002FD0">
            <w:pPr>
              <w:spacing w:line="276" w:lineRule="auto"/>
              <w:jc w:val="center"/>
              <w:rPr>
                <w:rFonts w:ascii="Times New Roman" w:hAnsi="Times New Roman" w:cs="Times New Roman"/>
                <w:sz w:val="28"/>
                <w:szCs w:val="28"/>
              </w:rPr>
            </w:pPr>
            <w:r w:rsidRPr="003E75A6">
              <w:rPr>
                <w:rFonts w:ascii="Times New Roman" w:hAnsi="Times New Roman" w:cs="Times New Roman"/>
                <w:b/>
                <w:bCs/>
                <w:sz w:val="28"/>
                <w:szCs w:val="28"/>
                <w:u w:val="single"/>
              </w:rPr>
              <w:t>CONTENT</w:t>
            </w:r>
          </w:p>
        </w:tc>
        <w:tc>
          <w:tcPr>
            <w:tcW w:w="994" w:type="dxa"/>
          </w:tcPr>
          <w:p w14:paraId="14632474" w14:textId="77777777" w:rsidR="003A4C50" w:rsidRPr="003E75A6" w:rsidRDefault="003A4C50" w:rsidP="00002FD0">
            <w:pPr>
              <w:spacing w:line="276" w:lineRule="auto"/>
              <w:jc w:val="center"/>
              <w:rPr>
                <w:rFonts w:ascii="Times New Roman" w:hAnsi="Times New Roman" w:cs="Times New Roman"/>
                <w:b/>
                <w:bCs/>
                <w:sz w:val="28"/>
                <w:szCs w:val="28"/>
                <w:u w:val="single"/>
              </w:rPr>
            </w:pPr>
            <w:r w:rsidRPr="003E75A6">
              <w:rPr>
                <w:rFonts w:ascii="Times New Roman" w:hAnsi="Times New Roman" w:cs="Times New Roman"/>
                <w:b/>
                <w:bCs/>
                <w:sz w:val="28"/>
                <w:szCs w:val="28"/>
                <w:u w:val="single"/>
              </w:rPr>
              <w:t>PAGE</w:t>
            </w:r>
          </w:p>
          <w:p w14:paraId="00BEE0D3" w14:textId="3A7A3FCC" w:rsidR="003A4C50" w:rsidRPr="003E75A6" w:rsidRDefault="003A4C50" w:rsidP="00002FD0">
            <w:pPr>
              <w:spacing w:line="276" w:lineRule="auto"/>
              <w:jc w:val="center"/>
              <w:rPr>
                <w:rFonts w:ascii="Times New Roman" w:hAnsi="Times New Roman" w:cs="Times New Roman"/>
                <w:sz w:val="28"/>
                <w:szCs w:val="28"/>
              </w:rPr>
            </w:pPr>
            <w:r w:rsidRPr="003E75A6">
              <w:rPr>
                <w:rFonts w:ascii="Times New Roman" w:hAnsi="Times New Roman" w:cs="Times New Roman"/>
                <w:b/>
                <w:bCs/>
                <w:sz w:val="28"/>
                <w:szCs w:val="28"/>
                <w:u w:val="single"/>
              </w:rPr>
              <w:t>NO</w:t>
            </w:r>
          </w:p>
        </w:tc>
      </w:tr>
      <w:tr w:rsidR="003A4C50" w:rsidRPr="003E75A6" w14:paraId="597F5762" w14:textId="77777777" w:rsidTr="00002FD0">
        <w:tc>
          <w:tcPr>
            <w:tcW w:w="1585" w:type="dxa"/>
          </w:tcPr>
          <w:p w14:paraId="2D876554" w14:textId="5793BE47" w:rsidR="003A4C50" w:rsidRPr="003E75A6" w:rsidRDefault="003A4C50" w:rsidP="00002FD0">
            <w:pPr>
              <w:spacing w:line="276" w:lineRule="auto"/>
              <w:jc w:val="center"/>
              <w:rPr>
                <w:rFonts w:ascii="Times New Roman" w:hAnsi="Times New Roman" w:cs="Times New Roman"/>
                <w:b/>
                <w:bCs/>
                <w:sz w:val="28"/>
                <w:szCs w:val="28"/>
              </w:rPr>
            </w:pPr>
            <w:r w:rsidRPr="003E75A6">
              <w:rPr>
                <w:rFonts w:ascii="Times New Roman" w:hAnsi="Times New Roman" w:cs="Times New Roman"/>
                <w:b/>
                <w:bCs/>
                <w:sz w:val="28"/>
                <w:szCs w:val="28"/>
              </w:rPr>
              <w:t>1</w:t>
            </w:r>
          </w:p>
        </w:tc>
        <w:tc>
          <w:tcPr>
            <w:tcW w:w="7027" w:type="dxa"/>
          </w:tcPr>
          <w:p w14:paraId="3E471F42" w14:textId="4BD0BA86" w:rsidR="003A4C50" w:rsidRPr="003E75A6" w:rsidRDefault="003A4C50" w:rsidP="00002FD0">
            <w:pPr>
              <w:spacing w:line="276" w:lineRule="auto"/>
              <w:rPr>
                <w:rFonts w:ascii="Times New Roman" w:hAnsi="Times New Roman" w:cs="Times New Roman"/>
                <w:b/>
                <w:bCs/>
                <w:sz w:val="28"/>
                <w:szCs w:val="28"/>
              </w:rPr>
            </w:pPr>
            <w:r w:rsidRPr="003E75A6">
              <w:rPr>
                <w:rFonts w:ascii="Times New Roman" w:hAnsi="Times New Roman" w:cs="Times New Roman"/>
                <w:b/>
                <w:bCs/>
                <w:sz w:val="28"/>
                <w:szCs w:val="28"/>
              </w:rPr>
              <w:t>Introduction</w:t>
            </w:r>
          </w:p>
        </w:tc>
        <w:tc>
          <w:tcPr>
            <w:tcW w:w="994" w:type="dxa"/>
          </w:tcPr>
          <w:p w14:paraId="4986F55A" w14:textId="0B586BBA" w:rsidR="003A4C50" w:rsidRPr="003E75A6" w:rsidRDefault="005B4B39" w:rsidP="00C573AD">
            <w:pPr>
              <w:spacing w:line="276"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3A4C50" w:rsidRPr="003E75A6" w14:paraId="6DE135CE" w14:textId="77777777" w:rsidTr="00002FD0">
        <w:tc>
          <w:tcPr>
            <w:tcW w:w="1585" w:type="dxa"/>
          </w:tcPr>
          <w:p w14:paraId="054834B4" w14:textId="1956F71E" w:rsidR="003A4C50" w:rsidRPr="003E75A6" w:rsidRDefault="003A4C50" w:rsidP="00002FD0">
            <w:pPr>
              <w:spacing w:line="276" w:lineRule="auto"/>
              <w:jc w:val="center"/>
              <w:rPr>
                <w:rFonts w:ascii="Times New Roman" w:hAnsi="Times New Roman" w:cs="Times New Roman"/>
                <w:b/>
                <w:bCs/>
                <w:sz w:val="28"/>
                <w:szCs w:val="28"/>
              </w:rPr>
            </w:pPr>
            <w:r w:rsidRPr="003E75A6">
              <w:rPr>
                <w:rFonts w:ascii="Times New Roman" w:hAnsi="Times New Roman" w:cs="Times New Roman"/>
                <w:b/>
                <w:bCs/>
                <w:sz w:val="28"/>
                <w:szCs w:val="28"/>
              </w:rPr>
              <w:t>2</w:t>
            </w:r>
          </w:p>
        </w:tc>
        <w:tc>
          <w:tcPr>
            <w:tcW w:w="7027" w:type="dxa"/>
          </w:tcPr>
          <w:p w14:paraId="6A843EE6" w14:textId="77777777" w:rsidR="003A4C50" w:rsidRPr="003E75A6" w:rsidRDefault="003A4C50" w:rsidP="00002FD0">
            <w:pPr>
              <w:spacing w:line="276" w:lineRule="auto"/>
              <w:rPr>
                <w:rFonts w:ascii="Times New Roman" w:hAnsi="Times New Roman" w:cs="Times New Roman"/>
                <w:b/>
                <w:bCs/>
                <w:sz w:val="28"/>
                <w:szCs w:val="28"/>
              </w:rPr>
            </w:pPr>
            <w:r w:rsidRPr="003E75A6">
              <w:rPr>
                <w:rFonts w:ascii="Times New Roman" w:hAnsi="Times New Roman" w:cs="Times New Roman"/>
                <w:b/>
                <w:bCs/>
                <w:sz w:val="28"/>
                <w:szCs w:val="28"/>
              </w:rPr>
              <w:t>Problem Statement</w:t>
            </w:r>
          </w:p>
          <w:p w14:paraId="08614579" w14:textId="77777777" w:rsidR="003A4C50" w:rsidRPr="003E75A6" w:rsidRDefault="003A4C50" w:rsidP="00002FD0">
            <w:pPr>
              <w:spacing w:line="276" w:lineRule="auto"/>
              <w:rPr>
                <w:rFonts w:ascii="Times New Roman" w:hAnsi="Times New Roman" w:cs="Times New Roman"/>
                <w:sz w:val="28"/>
                <w:szCs w:val="28"/>
              </w:rPr>
            </w:pPr>
            <w:r w:rsidRPr="003E75A6">
              <w:rPr>
                <w:rFonts w:ascii="Times New Roman" w:hAnsi="Times New Roman" w:cs="Times New Roman"/>
                <w:sz w:val="28"/>
                <w:szCs w:val="28"/>
              </w:rPr>
              <w:t>2.1 Literature Survey</w:t>
            </w:r>
          </w:p>
          <w:p w14:paraId="161DA353" w14:textId="6BA8C5C9" w:rsidR="003A4C50" w:rsidRPr="003E75A6" w:rsidRDefault="003A4C50" w:rsidP="00002FD0">
            <w:pPr>
              <w:spacing w:line="276" w:lineRule="auto"/>
              <w:rPr>
                <w:rFonts w:ascii="Times New Roman" w:hAnsi="Times New Roman" w:cs="Times New Roman"/>
                <w:sz w:val="28"/>
                <w:szCs w:val="28"/>
              </w:rPr>
            </w:pPr>
            <w:r w:rsidRPr="003E75A6">
              <w:rPr>
                <w:rFonts w:ascii="Times New Roman" w:hAnsi="Times New Roman" w:cs="Times New Roman"/>
                <w:sz w:val="28"/>
                <w:szCs w:val="28"/>
              </w:rPr>
              <w:t>2.</w:t>
            </w:r>
            <w:r w:rsidR="001E463D">
              <w:rPr>
                <w:rFonts w:ascii="Times New Roman" w:hAnsi="Times New Roman" w:cs="Times New Roman"/>
                <w:sz w:val="28"/>
                <w:szCs w:val="28"/>
              </w:rPr>
              <w:t>2</w:t>
            </w:r>
            <w:r w:rsidRPr="003E75A6">
              <w:rPr>
                <w:rFonts w:ascii="Times New Roman" w:hAnsi="Times New Roman" w:cs="Times New Roman"/>
                <w:sz w:val="28"/>
                <w:szCs w:val="28"/>
              </w:rPr>
              <w:t xml:space="preserve"> Problem Definition</w:t>
            </w:r>
          </w:p>
          <w:p w14:paraId="0FF479B2" w14:textId="77777777" w:rsidR="003A4C50" w:rsidRDefault="003A4C50" w:rsidP="00002FD0">
            <w:pPr>
              <w:spacing w:line="276" w:lineRule="auto"/>
              <w:rPr>
                <w:rFonts w:ascii="Times New Roman" w:hAnsi="Times New Roman" w:cs="Times New Roman"/>
                <w:sz w:val="28"/>
                <w:szCs w:val="28"/>
              </w:rPr>
            </w:pPr>
            <w:r w:rsidRPr="003E75A6">
              <w:rPr>
                <w:rFonts w:ascii="Times New Roman" w:hAnsi="Times New Roman" w:cs="Times New Roman"/>
                <w:sz w:val="28"/>
                <w:szCs w:val="28"/>
              </w:rPr>
              <w:t>2.</w:t>
            </w:r>
            <w:r w:rsidR="001E463D">
              <w:rPr>
                <w:rFonts w:ascii="Times New Roman" w:hAnsi="Times New Roman" w:cs="Times New Roman"/>
                <w:sz w:val="28"/>
                <w:szCs w:val="28"/>
              </w:rPr>
              <w:t>3</w:t>
            </w:r>
            <w:r w:rsidRPr="003E75A6">
              <w:rPr>
                <w:rFonts w:ascii="Times New Roman" w:hAnsi="Times New Roman" w:cs="Times New Roman"/>
                <w:sz w:val="28"/>
                <w:szCs w:val="28"/>
              </w:rPr>
              <w:t xml:space="preserve"> Objective</w:t>
            </w:r>
          </w:p>
          <w:p w14:paraId="3E1A98A9" w14:textId="6569A855" w:rsidR="002047CB" w:rsidRPr="003E75A6" w:rsidRDefault="002047CB" w:rsidP="00002FD0">
            <w:pPr>
              <w:spacing w:line="276" w:lineRule="auto"/>
              <w:rPr>
                <w:rFonts w:ascii="Times New Roman" w:hAnsi="Times New Roman" w:cs="Times New Roman"/>
                <w:sz w:val="28"/>
                <w:szCs w:val="28"/>
              </w:rPr>
            </w:pPr>
            <w:r>
              <w:rPr>
                <w:rFonts w:ascii="Times New Roman" w:hAnsi="Times New Roman" w:cs="Times New Roman"/>
                <w:sz w:val="28"/>
                <w:szCs w:val="28"/>
              </w:rPr>
              <w:t>2.4 Scope of study</w:t>
            </w:r>
          </w:p>
        </w:tc>
        <w:tc>
          <w:tcPr>
            <w:tcW w:w="994" w:type="dxa"/>
          </w:tcPr>
          <w:p w14:paraId="49DC1FF0" w14:textId="77777777" w:rsidR="003A4C50" w:rsidRDefault="003A4C50" w:rsidP="00C573AD">
            <w:pPr>
              <w:spacing w:line="276" w:lineRule="auto"/>
              <w:jc w:val="center"/>
              <w:rPr>
                <w:rFonts w:ascii="Times New Roman" w:hAnsi="Times New Roman" w:cs="Times New Roman"/>
                <w:sz w:val="28"/>
                <w:szCs w:val="28"/>
              </w:rPr>
            </w:pPr>
          </w:p>
          <w:p w14:paraId="1D5DEFC8" w14:textId="77777777" w:rsidR="001E463D" w:rsidRDefault="001E463D" w:rsidP="00C573AD">
            <w:pPr>
              <w:spacing w:line="276" w:lineRule="auto"/>
              <w:jc w:val="center"/>
              <w:rPr>
                <w:rFonts w:ascii="Times New Roman" w:hAnsi="Times New Roman" w:cs="Times New Roman"/>
                <w:sz w:val="28"/>
                <w:szCs w:val="28"/>
              </w:rPr>
            </w:pPr>
          </w:p>
          <w:p w14:paraId="1D5F58DF" w14:textId="433C24D8" w:rsidR="002047CB" w:rsidRPr="003E75A6" w:rsidRDefault="00A931E3" w:rsidP="00C573AD">
            <w:pPr>
              <w:spacing w:line="276" w:lineRule="auto"/>
              <w:jc w:val="center"/>
              <w:rPr>
                <w:rFonts w:ascii="Times New Roman" w:hAnsi="Times New Roman" w:cs="Times New Roman"/>
                <w:sz w:val="28"/>
                <w:szCs w:val="28"/>
              </w:rPr>
            </w:pPr>
            <w:r>
              <w:rPr>
                <w:rFonts w:ascii="Times New Roman" w:hAnsi="Times New Roman" w:cs="Times New Roman"/>
                <w:sz w:val="28"/>
                <w:szCs w:val="28"/>
              </w:rPr>
              <w:t>8-</w:t>
            </w:r>
            <w:r w:rsidR="00D51A59">
              <w:rPr>
                <w:rFonts w:ascii="Times New Roman" w:hAnsi="Times New Roman" w:cs="Times New Roman"/>
                <w:sz w:val="28"/>
                <w:szCs w:val="28"/>
              </w:rPr>
              <w:t>10</w:t>
            </w:r>
          </w:p>
        </w:tc>
      </w:tr>
      <w:tr w:rsidR="003A4C50" w:rsidRPr="003E75A6" w14:paraId="7DE67DDB" w14:textId="77777777" w:rsidTr="00002FD0">
        <w:tc>
          <w:tcPr>
            <w:tcW w:w="1585" w:type="dxa"/>
          </w:tcPr>
          <w:p w14:paraId="73DA1505" w14:textId="7BB847BA" w:rsidR="003A4C50" w:rsidRPr="003E75A6" w:rsidRDefault="002312DE" w:rsidP="00002FD0">
            <w:pPr>
              <w:spacing w:line="276" w:lineRule="auto"/>
              <w:jc w:val="center"/>
              <w:rPr>
                <w:rFonts w:ascii="Times New Roman" w:hAnsi="Times New Roman" w:cs="Times New Roman"/>
                <w:b/>
                <w:bCs/>
                <w:sz w:val="28"/>
                <w:szCs w:val="28"/>
              </w:rPr>
            </w:pPr>
            <w:r w:rsidRPr="003E75A6">
              <w:rPr>
                <w:rFonts w:ascii="Times New Roman" w:hAnsi="Times New Roman" w:cs="Times New Roman"/>
                <w:b/>
                <w:bCs/>
                <w:sz w:val="28"/>
                <w:szCs w:val="28"/>
              </w:rPr>
              <w:t>3</w:t>
            </w:r>
          </w:p>
        </w:tc>
        <w:tc>
          <w:tcPr>
            <w:tcW w:w="7027" w:type="dxa"/>
          </w:tcPr>
          <w:p w14:paraId="70B86945" w14:textId="2E228145" w:rsidR="002312DE" w:rsidRPr="003E75A6" w:rsidRDefault="00F93CFB" w:rsidP="00002FD0">
            <w:pPr>
              <w:spacing w:line="276" w:lineRule="auto"/>
              <w:rPr>
                <w:rFonts w:ascii="Times New Roman" w:hAnsi="Times New Roman" w:cs="Times New Roman"/>
                <w:sz w:val="28"/>
                <w:szCs w:val="28"/>
              </w:rPr>
            </w:pPr>
            <w:r w:rsidRPr="003E75A6">
              <w:rPr>
                <w:rFonts w:ascii="Times New Roman" w:hAnsi="Times New Roman" w:cs="Times New Roman"/>
                <w:b/>
                <w:bCs/>
                <w:sz w:val="28"/>
                <w:szCs w:val="28"/>
              </w:rPr>
              <w:t>System Design and Requirement Specification Analysis</w:t>
            </w:r>
            <w:r w:rsidRPr="003E75A6">
              <w:rPr>
                <w:rFonts w:ascii="Times New Roman" w:hAnsi="Times New Roman" w:cs="Times New Roman"/>
                <w:sz w:val="28"/>
                <w:szCs w:val="28"/>
              </w:rPr>
              <w:t xml:space="preserve"> </w:t>
            </w:r>
            <w:r w:rsidR="002312DE" w:rsidRPr="003E75A6">
              <w:rPr>
                <w:rFonts w:ascii="Times New Roman" w:hAnsi="Times New Roman" w:cs="Times New Roman"/>
                <w:sz w:val="28"/>
                <w:szCs w:val="28"/>
              </w:rPr>
              <w:t>3.1 System Architecture</w:t>
            </w:r>
          </w:p>
          <w:p w14:paraId="0E3ADE6F" w14:textId="18814BBA" w:rsidR="00D27B6F" w:rsidRPr="003E75A6" w:rsidRDefault="00D27B6F" w:rsidP="00002FD0">
            <w:pPr>
              <w:spacing w:line="276" w:lineRule="auto"/>
              <w:rPr>
                <w:rFonts w:ascii="Times New Roman" w:hAnsi="Times New Roman" w:cs="Times New Roman"/>
                <w:sz w:val="28"/>
                <w:szCs w:val="28"/>
              </w:rPr>
            </w:pPr>
            <w:r w:rsidRPr="003E75A6">
              <w:rPr>
                <w:rFonts w:ascii="Times New Roman" w:hAnsi="Times New Roman" w:cs="Times New Roman"/>
                <w:sz w:val="28"/>
                <w:szCs w:val="28"/>
              </w:rPr>
              <w:t xml:space="preserve">3.2 </w:t>
            </w:r>
            <w:r w:rsidR="00884AE6">
              <w:rPr>
                <w:rFonts w:ascii="Times New Roman" w:hAnsi="Times New Roman" w:cs="Times New Roman"/>
                <w:sz w:val="28"/>
                <w:szCs w:val="28"/>
              </w:rPr>
              <w:t xml:space="preserve">Use Case </w:t>
            </w:r>
            <w:r w:rsidRPr="003E75A6">
              <w:rPr>
                <w:rFonts w:ascii="Times New Roman" w:hAnsi="Times New Roman" w:cs="Times New Roman"/>
                <w:sz w:val="28"/>
                <w:szCs w:val="28"/>
              </w:rPr>
              <w:t>Diagrams</w:t>
            </w:r>
          </w:p>
          <w:p w14:paraId="3F5D6F5F" w14:textId="0BFF001C" w:rsidR="002312DE" w:rsidRPr="003E75A6" w:rsidRDefault="002312DE" w:rsidP="00002FD0">
            <w:pPr>
              <w:spacing w:line="276" w:lineRule="auto"/>
              <w:rPr>
                <w:rFonts w:ascii="Times New Roman" w:hAnsi="Times New Roman" w:cs="Times New Roman"/>
                <w:sz w:val="28"/>
                <w:szCs w:val="28"/>
              </w:rPr>
            </w:pPr>
            <w:r w:rsidRPr="003E75A6">
              <w:rPr>
                <w:rFonts w:ascii="Times New Roman" w:hAnsi="Times New Roman" w:cs="Times New Roman"/>
                <w:sz w:val="28"/>
                <w:szCs w:val="28"/>
              </w:rPr>
              <w:t>3.</w:t>
            </w:r>
            <w:r w:rsidR="00D27B6F" w:rsidRPr="003E75A6">
              <w:rPr>
                <w:rFonts w:ascii="Times New Roman" w:hAnsi="Times New Roman" w:cs="Times New Roman"/>
                <w:sz w:val="28"/>
                <w:szCs w:val="28"/>
              </w:rPr>
              <w:t>3</w:t>
            </w:r>
            <w:r w:rsidRPr="003E75A6">
              <w:rPr>
                <w:rFonts w:ascii="Times New Roman" w:hAnsi="Times New Roman" w:cs="Times New Roman"/>
                <w:sz w:val="28"/>
                <w:szCs w:val="28"/>
              </w:rPr>
              <w:t xml:space="preserve"> </w:t>
            </w:r>
            <w:r w:rsidR="00884AE6">
              <w:rPr>
                <w:rFonts w:ascii="Times New Roman" w:hAnsi="Times New Roman" w:cs="Times New Roman"/>
                <w:sz w:val="28"/>
                <w:szCs w:val="28"/>
              </w:rPr>
              <w:t>Data Flow Diagram</w:t>
            </w:r>
          </w:p>
          <w:p w14:paraId="10656452" w14:textId="4F2C333E" w:rsidR="002312DE" w:rsidRPr="003E75A6" w:rsidRDefault="002312DE" w:rsidP="00002FD0">
            <w:pPr>
              <w:spacing w:line="276" w:lineRule="auto"/>
              <w:rPr>
                <w:rFonts w:ascii="Times New Roman" w:hAnsi="Times New Roman" w:cs="Times New Roman"/>
                <w:sz w:val="28"/>
                <w:szCs w:val="28"/>
              </w:rPr>
            </w:pPr>
            <w:r w:rsidRPr="003E75A6">
              <w:rPr>
                <w:rFonts w:ascii="Times New Roman" w:hAnsi="Times New Roman" w:cs="Times New Roman"/>
                <w:sz w:val="28"/>
                <w:szCs w:val="28"/>
              </w:rPr>
              <w:t>3.</w:t>
            </w:r>
            <w:r w:rsidR="00D27B6F" w:rsidRPr="003E75A6">
              <w:rPr>
                <w:rFonts w:ascii="Times New Roman" w:hAnsi="Times New Roman" w:cs="Times New Roman"/>
                <w:sz w:val="28"/>
                <w:szCs w:val="28"/>
              </w:rPr>
              <w:t>4</w:t>
            </w:r>
            <w:r w:rsidRPr="003E75A6">
              <w:rPr>
                <w:rFonts w:ascii="Times New Roman" w:hAnsi="Times New Roman" w:cs="Times New Roman"/>
                <w:sz w:val="28"/>
                <w:szCs w:val="28"/>
              </w:rPr>
              <w:t xml:space="preserve"> System Requirements</w:t>
            </w:r>
          </w:p>
        </w:tc>
        <w:tc>
          <w:tcPr>
            <w:tcW w:w="994" w:type="dxa"/>
          </w:tcPr>
          <w:p w14:paraId="3210D748" w14:textId="77777777" w:rsidR="003A4C50" w:rsidRDefault="003A4C50" w:rsidP="00002FD0">
            <w:pPr>
              <w:spacing w:line="276" w:lineRule="auto"/>
              <w:rPr>
                <w:rFonts w:ascii="Times New Roman" w:hAnsi="Times New Roman" w:cs="Times New Roman"/>
                <w:sz w:val="28"/>
                <w:szCs w:val="28"/>
              </w:rPr>
            </w:pPr>
          </w:p>
          <w:p w14:paraId="1CC648E0" w14:textId="25739240" w:rsidR="001133D8" w:rsidRPr="003E75A6" w:rsidRDefault="00A931E3" w:rsidP="00A931E3">
            <w:pPr>
              <w:rPr>
                <w:rFonts w:ascii="Times New Roman" w:hAnsi="Times New Roman" w:cs="Times New Roman"/>
                <w:sz w:val="28"/>
                <w:szCs w:val="28"/>
              </w:rPr>
            </w:pPr>
            <w:r>
              <w:rPr>
                <w:rFonts w:ascii="Times New Roman" w:hAnsi="Times New Roman" w:cs="Times New Roman"/>
                <w:sz w:val="28"/>
                <w:szCs w:val="28"/>
              </w:rPr>
              <w:t>1</w:t>
            </w:r>
            <w:r w:rsidR="00D51A59">
              <w:rPr>
                <w:rFonts w:ascii="Times New Roman" w:hAnsi="Times New Roman" w:cs="Times New Roman"/>
                <w:sz w:val="28"/>
                <w:szCs w:val="28"/>
              </w:rPr>
              <w:t>1-</w:t>
            </w:r>
            <w:r>
              <w:rPr>
                <w:rFonts w:ascii="Times New Roman" w:hAnsi="Times New Roman" w:cs="Times New Roman"/>
                <w:sz w:val="28"/>
                <w:szCs w:val="28"/>
              </w:rPr>
              <w:t>1</w:t>
            </w:r>
            <w:r w:rsidR="00D51A59">
              <w:rPr>
                <w:rFonts w:ascii="Times New Roman" w:hAnsi="Times New Roman" w:cs="Times New Roman"/>
                <w:sz w:val="28"/>
                <w:szCs w:val="28"/>
              </w:rPr>
              <w:t>3</w:t>
            </w:r>
          </w:p>
        </w:tc>
      </w:tr>
      <w:tr w:rsidR="003A4C50" w:rsidRPr="003E75A6" w14:paraId="66644553" w14:textId="77777777" w:rsidTr="00002FD0">
        <w:tc>
          <w:tcPr>
            <w:tcW w:w="1585" w:type="dxa"/>
          </w:tcPr>
          <w:p w14:paraId="0E773B83" w14:textId="68577DC6" w:rsidR="003A4C50" w:rsidRPr="003E75A6" w:rsidRDefault="002312DE" w:rsidP="00002FD0">
            <w:pPr>
              <w:spacing w:line="276" w:lineRule="auto"/>
              <w:jc w:val="center"/>
              <w:rPr>
                <w:rFonts w:ascii="Times New Roman" w:hAnsi="Times New Roman" w:cs="Times New Roman"/>
                <w:b/>
                <w:bCs/>
                <w:sz w:val="28"/>
                <w:szCs w:val="28"/>
              </w:rPr>
            </w:pPr>
            <w:r w:rsidRPr="003E75A6">
              <w:rPr>
                <w:rFonts w:ascii="Times New Roman" w:hAnsi="Times New Roman" w:cs="Times New Roman"/>
                <w:b/>
                <w:bCs/>
                <w:sz w:val="28"/>
                <w:szCs w:val="28"/>
              </w:rPr>
              <w:t>4</w:t>
            </w:r>
          </w:p>
        </w:tc>
        <w:tc>
          <w:tcPr>
            <w:tcW w:w="7027" w:type="dxa"/>
          </w:tcPr>
          <w:p w14:paraId="295D6004" w14:textId="77777777" w:rsidR="002312DE" w:rsidRPr="003E75A6" w:rsidRDefault="002312DE" w:rsidP="00002FD0">
            <w:pPr>
              <w:spacing w:line="276" w:lineRule="auto"/>
              <w:rPr>
                <w:rFonts w:ascii="Times New Roman" w:hAnsi="Times New Roman" w:cs="Times New Roman"/>
                <w:b/>
                <w:bCs/>
                <w:sz w:val="28"/>
                <w:szCs w:val="28"/>
              </w:rPr>
            </w:pPr>
            <w:r w:rsidRPr="003E75A6">
              <w:rPr>
                <w:rFonts w:ascii="Times New Roman" w:hAnsi="Times New Roman" w:cs="Times New Roman"/>
                <w:b/>
                <w:bCs/>
                <w:sz w:val="28"/>
                <w:szCs w:val="28"/>
              </w:rPr>
              <w:t xml:space="preserve">Implementation </w:t>
            </w:r>
          </w:p>
          <w:p w14:paraId="7E394C8C" w14:textId="45E8AE90" w:rsidR="002312DE" w:rsidRPr="003E75A6" w:rsidRDefault="002312DE" w:rsidP="00002FD0">
            <w:pPr>
              <w:spacing w:line="276" w:lineRule="auto"/>
              <w:rPr>
                <w:rFonts w:ascii="Times New Roman" w:hAnsi="Times New Roman" w:cs="Times New Roman"/>
                <w:bCs/>
                <w:color w:val="000000" w:themeColor="text1"/>
                <w:sz w:val="28"/>
                <w:szCs w:val="28"/>
              </w:rPr>
            </w:pPr>
            <w:r w:rsidRPr="003E75A6">
              <w:rPr>
                <w:rFonts w:ascii="Times New Roman" w:hAnsi="Times New Roman" w:cs="Times New Roman"/>
                <w:bCs/>
                <w:color w:val="000000" w:themeColor="text1"/>
                <w:sz w:val="28"/>
                <w:szCs w:val="28"/>
              </w:rPr>
              <w:t xml:space="preserve">4.1 </w:t>
            </w:r>
            <w:r w:rsidR="00D27B6F" w:rsidRPr="003E75A6">
              <w:rPr>
                <w:rFonts w:ascii="Times New Roman" w:hAnsi="Times New Roman" w:cs="Times New Roman"/>
                <w:bCs/>
                <w:color w:val="000000" w:themeColor="text1"/>
                <w:sz w:val="28"/>
                <w:szCs w:val="28"/>
              </w:rPr>
              <w:t>Implementation Modules Description</w:t>
            </w:r>
          </w:p>
          <w:p w14:paraId="773A818E" w14:textId="7D9FA6A7" w:rsidR="002312DE" w:rsidRPr="003E75A6" w:rsidRDefault="002312DE" w:rsidP="00002FD0">
            <w:pPr>
              <w:spacing w:line="276" w:lineRule="auto"/>
              <w:rPr>
                <w:rFonts w:ascii="Times New Roman" w:hAnsi="Times New Roman" w:cs="Times New Roman"/>
                <w:bCs/>
                <w:color w:val="000000" w:themeColor="text1"/>
                <w:sz w:val="28"/>
                <w:szCs w:val="28"/>
              </w:rPr>
            </w:pPr>
            <w:r w:rsidRPr="003E75A6">
              <w:rPr>
                <w:rFonts w:ascii="Times New Roman" w:hAnsi="Times New Roman" w:cs="Times New Roman"/>
                <w:bCs/>
                <w:color w:val="000000" w:themeColor="text1"/>
                <w:sz w:val="28"/>
                <w:szCs w:val="28"/>
              </w:rPr>
              <w:t xml:space="preserve">4.2 </w:t>
            </w:r>
            <w:r w:rsidR="00D27B6F" w:rsidRPr="003E75A6">
              <w:rPr>
                <w:rFonts w:ascii="Times New Roman" w:hAnsi="Times New Roman" w:cs="Times New Roman"/>
                <w:bCs/>
                <w:color w:val="000000" w:themeColor="text1"/>
                <w:sz w:val="28"/>
                <w:szCs w:val="28"/>
              </w:rPr>
              <w:t xml:space="preserve">Software Platforms, Languages &amp; </w:t>
            </w:r>
            <w:r w:rsidRPr="003E75A6">
              <w:rPr>
                <w:rFonts w:ascii="Times New Roman" w:hAnsi="Times New Roman" w:cs="Times New Roman"/>
                <w:bCs/>
                <w:color w:val="000000" w:themeColor="text1"/>
                <w:sz w:val="28"/>
                <w:szCs w:val="28"/>
              </w:rPr>
              <w:t>Tools</w:t>
            </w:r>
            <w:r w:rsidR="00D27B6F" w:rsidRPr="003E75A6">
              <w:rPr>
                <w:rFonts w:ascii="Times New Roman" w:hAnsi="Times New Roman" w:cs="Times New Roman"/>
                <w:bCs/>
                <w:color w:val="000000" w:themeColor="text1"/>
                <w:sz w:val="28"/>
                <w:szCs w:val="28"/>
              </w:rPr>
              <w:t xml:space="preserve"> </w:t>
            </w:r>
            <w:r w:rsidRPr="003E75A6">
              <w:rPr>
                <w:rFonts w:ascii="Times New Roman" w:hAnsi="Times New Roman" w:cs="Times New Roman"/>
                <w:bCs/>
                <w:color w:val="000000" w:themeColor="text1"/>
                <w:sz w:val="28"/>
                <w:szCs w:val="28"/>
              </w:rPr>
              <w:t>Used</w:t>
            </w:r>
          </w:p>
          <w:p w14:paraId="0F32DB4C" w14:textId="723AC251" w:rsidR="003A4C50" w:rsidRPr="003E75A6" w:rsidRDefault="002312DE" w:rsidP="00002FD0">
            <w:pPr>
              <w:spacing w:line="276" w:lineRule="auto"/>
              <w:rPr>
                <w:rFonts w:ascii="Times New Roman" w:hAnsi="Times New Roman" w:cs="Times New Roman"/>
                <w:sz w:val="28"/>
                <w:szCs w:val="28"/>
              </w:rPr>
            </w:pPr>
            <w:r w:rsidRPr="003E75A6">
              <w:rPr>
                <w:rFonts w:ascii="Times New Roman" w:hAnsi="Times New Roman" w:cs="Times New Roman"/>
                <w:sz w:val="28"/>
                <w:szCs w:val="28"/>
              </w:rPr>
              <w:t>4.3 Algorithm</w:t>
            </w:r>
            <w:r w:rsidR="00F93CFB" w:rsidRPr="003E75A6">
              <w:rPr>
                <w:rFonts w:ascii="Times New Roman" w:hAnsi="Times New Roman" w:cs="Times New Roman"/>
                <w:sz w:val="28"/>
                <w:szCs w:val="28"/>
              </w:rPr>
              <w:t>s</w:t>
            </w:r>
            <w:r w:rsidRPr="003E75A6">
              <w:rPr>
                <w:rFonts w:ascii="Times New Roman" w:hAnsi="Times New Roman" w:cs="Times New Roman"/>
                <w:sz w:val="28"/>
                <w:szCs w:val="28"/>
              </w:rPr>
              <w:t xml:space="preserve"> U</w:t>
            </w:r>
            <w:r w:rsidR="00895488" w:rsidRPr="003E75A6">
              <w:rPr>
                <w:rFonts w:ascii="Times New Roman" w:hAnsi="Times New Roman" w:cs="Times New Roman"/>
                <w:sz w:val="28"/>
                <w:szCs w:val="28"/>
              </w:rPr>
              <w:t>sed</w:t>
            </w:r>
          </w:p>
        </w:tc>
        <w:tc>
          <w:tcPr>
            <w:tcW w:w="994" w:type="dxa"/>
          </w:tcPr>
          <w:p w14:paraId="64B8D50B" w14:textId="77777777" w:rsidR="003A4C50" w:rsidRDefault="003A4C50" w:rsidP="00002FD0">
            <w:pPr>
              <w:spacing w:line="276" w:lineRule="auto"/>
              <w:rPr>
                <w:rFonts w:ascii="Times New Roman" w:hAnsi="Times New Roman" w:cs="Times New Roman"/>
                <w:sz w:val="28"/>
                <w:szCs w:val="28"/>
              </w:rPr>
            </w:pPr>
          </w:p>
          <w:p w14:paraId="2D13A9C2" w14:textId="6C250CB7" w:rsidR="00D51A59" w:rsidRPr="003E75A6" w:rsidRDefault="00D51A59" w:rsidP="00002FD0">
            <w:pPr>
              <w:spacing w:line="276" w:lineRule="auto"/>
              <w:rPr>
                <w:rFonts w:ascii="Times New Roman" w:hAnsi="Times New Roman" w:cs="Times New Roman"/>
                <w:sz w:val="28"/>
                <w:szCs w:val="28"/>
              </w:rPr>
            </w:pPr>
            <w:r>
              <w:rPr>
                <w:rFonts w:ascii="Times New Roman" w:hAnsi="Times New Roman" w:cs="Times New Roman"/>
                <w:sz w:val="28"/>
                <w:szCs w:val="28"/>
              </w:rPr>
              <w:t>14-15</w:t>
            </w:r>
          </w:p>
        </w:tc>
      </w:tr>
      <w:tr w:rsidR="003A4C50" w:rsidRPr="003E75A6" w14:paraId="5B0BADC9" w14:textId="77777777" w:rsidTr="00002FD0">
        <w:tc>
          <w:tcPr>
            <w:tcW w:w="1585" w:type="dxa"/>
          </w:tcPr>
          <w:p w14:paraId="2FC476CB" w14:textId="282FF8FD" w:rsidR="003A4C50" w:rsidRPr="003E75A6" w:rsidRDefault="002312DE" w:rsidP="00002FD0">
            <w:pPr>
              <w:spacing w:line="276" w:lineRule="auto"/>
              <w:jc w:val="center"/>
              <w:rPr>
                <w:rFonts w:ascii="Times New Roman" w:hAnsi="Times New Roman" w:cs="Times New Roman"/>
                <w:b/>
                <w:bCs/>
                <w:sz w:val="28"/>
                <w:szCs w:val="28"/>
              </w:rPr>
            </w:pPr>
            <w:r w:rsidRPr="003E75A6">
              <w:rPr>
                <w:rFonts w:ascii="Times New Roman" w:hAnsi="Times New Roman" w:cs="Times New Roman"/>
                <w:b/>
                <w:bCs/>
                <w:sz w:val="28"/>
                <w:szCs w:val="28"/>
              </w:rPr>
              <w:t>5</w:t>
            </w:r>
          </w:p>
        </w:tc>
        <w:tc>
          <w:tcPr>
            <w:tcW w:w="7027" w:type="dxa"/>
          </w:tcPr>
          <w:p w14:paraId="1F0E03F8" w14:textId="0CF11A43" w:rsidR="003A4C50" w:rsidRPr="003E75A6" w:rsidRDefault="002312DE" w:rsidP="00002FD0">
            <w:pPr>
              <w:spacing w:line="276" w:lineRule="auto"/>
              <w:rPr>
                <w:rFonts w:ascii="Times New Roman" w:hAnsi="Times New Roman" w:cs="Times New Roman"/>
                <w:b/>
                <w:bCs/>
                <w:sz w:val="28"/>
                <w:szCs w:val="28"/>
              </w:rPr>
            </w:pPr>
            <w:r w:rsidRPr="003E75A6">
              <w:rPr>
                <w:rFonts w:ascii="Times New Roman" w:hAnsi="Times New Roman" w:cs="Times New Roman"/>
                <w:b/>
                <w:bCs/>
                <w:color w:val="000000" w:themeColor="text1"/>
                <w:sz w:val="28"/>
                <w:szCs w:val="28"/>
              </w:rPr>
              <w:t>Testing</w:t>
            </w:r>
            <w:r w:rsidRPr="003E75A6">
              <w:rPr>
                <w:rFonts w:ascii="Times New Roman" w:hAnsi="Times New Roman" w:cs="Times New Roman"/>
                <w:b/>
                <w:bCs/>
                <w:sz w:val="28"/>
                <w:szCs w:val="28"/>
              </w:rPr>
              <w:t xml:space="preserve"> </w:t>
            </w:r>
          </w:p>
        </w:tc>
        <w:tc>
          <w:tcPr>
            <w:tcW w:w="994" w:type="dxa"/>
          </w:tcPr>
          <w:p w14:paraId="77BAF9BD" w14:textId="7934F1AF" w:rsidR="003A4C50" w:rsidRPr="003E75A6" w:rsidRDefault="00E553DE" w:rsidP="00002FD0">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D51A59">
              <w:rPr>
                <w:rFonts w:ascii="Times New Roman" w:hAnsi="Times New Roman" w:cs="Times New Roman"/>
                <w:sz w:val="28"/>
                <w:szCs w:val="28"/>
              </w:rPr>
              <w:t>16</w:t>
            </w:r>
          </w:p>
        </w:tc>
      </w:tr>
      <w:tr w:rsidR="003A4C50" w:rsidRPr="003E75A6" w14:paraId="5523F0EA" w14:textId="77777777" w:rsidTr="00002FD0">
        <w:tc>
          <w:tcPr>
            <w:tcW w:w="1585" w:type="dxa"/>
          </w:tcPr>
          <w:p w14:paraId="6A16E809" w14:textId="69F82E00" w:rsidR="003A4C50" w:rsidRPr="003E75A6" w:rsidRDefault="002312DE" w:rsidP="00002FD0">
            <w:pPr>
              <w:spacing w:line="276" w:lineRule="auto"/>
              <w:jc w:val="center"/>
              <w:rPr>
                <w:rFonts w:ascii="Times New Roman" w:hAnsi="Times New Roman" w:cs="Times New Roman"/>
                <w:b/>
                <w:bCs/>
                <w:sz w:val="28"/>
                <w:szCs w:val="28"/>
              </w:rPr>
            </w:pPr>
            <w:r w:rsidRPr="003E75A6">
              <w:rPr>
                <w:rFonts w:ascii="Times New Roman" w:hAnsi="Times New Roman" w:cs="Times New Roman"/>
                <w:b/>
                <w:bCs/>
                <w:sz w:val="28"/>
                <w:szCs w:val="28"/>
              </w:rPr>
              <w:t>6</w:t>
            </w:r>
          </w:p>
        </w:tc>
        <w:tc>
          <w:tcPr>
            <w:tcW w:w="7027" w:type="dxa"/>
          </w:tcPr>
          <w:p w14:paraId="0BD09051" w14:textId="005BECEF" w:rsidR="003A4C50" w:rsidRPr="003E75A6" w:rsidRDefault="002312DE" w:rsidP="00002FD0">
            <w:pPr>
              <w:spacing w:line="276" w:lineRule="auto"/>
              <w:rPr>
                <w:rFonts w:ascii="Times New Roman" w:hAnsi="Times New Roman" w:cs="Times New Roman"/>
                <w:b/>
                <w:bCs/>
                <w:sz w:val="28"/>
                <w:szCs w:val="28"/>
              </w:rPr>
            </w:pPr>
            <w:r w:rsidRPr="003E75A6">
              <w:rPr>
                <w:rFonts w:ascii="Times New Roman" w:hAnsi="Times New Roman" w:cs="Times New Roman"/>
                <w:b/>
                <w:bCs/>
                <w:sz w:val="28"/>
                <w:szCs w:val="28"/>
              </w:rPr>
              <w:t>Snapshot</w:t>
            </w:r>
            <w:r w:rsidR="00895488" w:rsidRPr="003E75A6">
              <w:rPr>
                <w:rFonts w:ascii="Times New Roman" w:hAnsi="Times New Roman" w:cs="Times New Roman"/>
                <w:b/>
                <w:bCs/>
                <w:sz w:val="28"/>
                <w:szCs w:val="28"/>
              </w:rPr>
              <w:t>s</w:t>
            </w:r>
          </w:p>
        </w:tc>
        <w:tc>
          <w:tcPr>
            <w:tcW w:w="994" w:type="dxa"/>
          </w:tcPr>
          <w:p w14:paraId="5B3D2E3E" w14:textId="1DD9C8C4" w:rsidR="003A4C50" w:rsidRPr="003E75A6" w:rsidRDefault="00D51A59" w:rsidP="00002FD0">
            <w:pPr>
              <w:spacing w:line="276" w:lineRule="auto"/>
              <w:rPr>
                <w:rFonts w:ascii="Times New Roman" w:hAnsi="Times New Roman" w:cs="Times New Roman"/>
                <w:sz w:val="28"/>
                <w:szCs w:val="28"/>
              </w:rPr>
            </w:pPr>
            <w:r>
              <w:rPr>
                <w:rFonts w:ascii="Times New Roman" w:hAnsi="Times New Roman" w:cs="Times New Roman"/>
                <w:sz w:val="28"/>
                <w:szCs w:val="28"/>
              </w:rPr>
              <w:t>17-19</w:t>
            </w:r>
          </w:p>
        </w:tc>
      </w:tr>
      <w:tr w:rsidR="003F4D04" w:rsidRPr="003E75A6" w14:paraId="093290D3" w14:textId="77777777" w:rsidTr="00002FD0">
        <w:tc>
          <w:tcPr>
            <w:tcW w:w="1585" w:type="dxa"/>
          </w:tcPr>
          <w:p w14:paraId="37DFDC13" w14:textId="561C9E8F" w:rsidR="003F4D04" w:rsidRPr="003E75A6" w:rsidRDefault="003F4D04" w:rsidP="00002FD0">
            <w:pPr>
              <w:jc w:val="center"/>
              <w:rPr>
                <w:rFonts w:ascii="Times New Roman" w:hAnsi="Times New Roman" w:cs="Times New Roman"/>
                <w:b/>
                <w:bCs/>
                <w:sz w:val="28"/>
                <w:szCs w:val="28"/>
              </w:rPr>
            </w:pPr>
            <w:r w:rsidRPr="003E75A6">
              <w:rPr>
                <w:rFonts w:ascii="Times New Roman" w:hAnsi="Times New Roman" w:cs="Times New Roman"/>
                <w:b/>
                <w:bCs/>
                <w:sz w:val="28"/>
                <w:szCs w:val="28"/>
              </w:rPr>
              <w:t>7</w:t>
            </w:r>
          </w:p>
        </w:tc>
        <w:tc>
          <w:tcPr>
            <w:tcW w:w="7027" w:type="dxa"/>
          </w:tcPr>
          <w:p w14:paraId="220A9E38" w14:textId="7D3237BB" w:rsidR="003F4D04" w:rsidRPr="003E75A6" w:rsidRDefault="003F4D04" w:rsidP="00002FD0">
            <w:pPr>
              <w:rPr>
                <w:rFonts w:ascii="Times New Roman" w:hAnsi="Times New Roman" w:cs="Times New Roman"/>
                <w:b/>
                <w:bCs/>
                <w:sz w:val="28"/>
                <w:szCs w:val="28"/>
              </w:rPr>
            </w:pPr>
            <w:r w:rsidRPr="003E75A6">
              <w:rPr>
                <w:rFonts w:ascii="Times New Roman" w:hAnsi="Times New Roman" w:cs="Times New Roman"/>
                <w:b/>
                <w:bCs/>
                <w:sz w:val="28"/>
                <w:szCs w:val="28"/>
              </w:rPr>
              <w:t>Conclusion</w:t>
            </w:r>
            <w:r w:rsidR="00A177D4" w:rsidRPr="003E75A6">
              <w:rPr>
                <w:rFonts w:ascii="Times New Roman" w:hAnsi="Times New Roman" w:cs="Times New Roman"/>
                <w:b/>
                <w:bCs/>
                <w:sz w:val="28"/>
                <w:szCs w:val="28"/>
              </w:rPr>
              <w:t xml:space="preserve"> &amp; Future Work</w:t>
            </w:r>
          </w:p>
        </w:tc>
        <w:tc>
          <w:tcPr>
            <w:tcW w:w="994" w:type="dxa"/>
          </w:tcPr>
          <w:p w14:paraId="0C64919B" w14:textId="11A1FD7F" w:rsidR="003F4D04" w:rsidRPr="003E75A6" w:rsidRDefault="0052643C" w:rsidP="00002FD0">
            <w:pPr>
              <w:rPr>
                <w:rFonts w:ascii="Times New Roman" w:hAnsi="Times New Roman" w:cs="Times New Roman"/>
                <w:sz w:val="28"/>
                <w:szCs w:val="28"/>
              </w:rPr>
            </w:pPr>
            <w:r>
              <w:rPr>
                <w:rFonts w:ascii="Times New Roman" w:hAnsi="Times New Roman" w:cs="Times New Roman"/>
                <w:sz w:val="28"/>
                <w:szCs w:val="28"/>
              </w:rPr>
              <w:t xml:space="preserve"> </w:t>
            </w:r>
            <w:r w:rsidR="00E553DE">
              <w:rPr>
                <w:rFonts w:ascii="Times New Roman" w:hAnsi="Times New Roman" w:cs="Times New Roman"/>
                <w:sz w:val="28"/>
                <w:szCs w:val="28"/>
              </w:rPr>
              <w:t xml:space="preserve"> </w:t>
            </w:r>
            <w:r w:rsidR="002B30A8">
              <w:rPr>
                <w:rFonts w:ascii="Times New Roman" w:hAnsi="Times New Roman" w:cs="Times New Roman"/>
                <w:sz w:val="28"/>
                <w:szCs w:val="28"/>
              </w:rPr>
              <w:t>20</w:t>
            </w:r>
          </w:p>
        </w:tc>
      </w:tr>
      <w:tr w:rsidR="003F4D04" w:rsidRPr="003E75A6" w14:paraId="73810AEB" w14:textId="77777777" w:rsidTr="00002FD0">
        <w:tc>
          <w:tcPr>
            <w:tcW w:w="1585" w:type="dxa"/>
          </w:tcPr>
          <w:p w14:paraId="1574A94B" w14:textId="6B2D5266" w:rsidR="003F4D04" w:rsidRPr="003E75A6" w:rsidRDefault="003F4D04" w:rsidP="00002FD0">
            <w:pPr>
              <w:jc w:val="center"/>
              <w:rPr>
                <w:rFonts w:ascii="Times New Roman" w:hAnsi="Times New Roman" w:cs="Times New Roman"/>
                <w:b/>
                <w:bCs/>
                <w:sz w:val="28"/>
                <w:szCs w:val="28"/>
              </w:rPr>
            </w:pPr>
          </w:p>
        </w:tc>
        <w:tc>
          <w:tcPr>
            <w:tcW w:w="7027" w:type="dxa"/>
          </w:tcPr>
          <w:p w14:paraId="378F4CF5" w14:textId="09B29A0F" w:rsidR="003F4D04" w:rsidRPr="003E75A6" w:rsidRDefault="00A177D4" w:rsidP="00002FD0">
            <w:pPr>
              <w:rPr>
                <w:rFonts w:ascii="Times New Roman" w:hAnsi="Times New Roman" w:cs="Times New Roman"/>
                <w:b/>
                <w:bCs/>
                <w:sz w:val="28"/>
                <w:szCs w:val="28"/>
              </w:rPr>
            </w:pPr>
            <w:r w:rsidRPr="003E75A6">
              <w:rPr>
                <w:rFonts w:ascii="Times New Roman" w:hAnsi="Times New Roman" w:cs="Times New Roman"/>
                <w:b/>
                <w:bCs/>
                <w:sz w:val="28"/>
                <w:szCs w:val="28"/>
              </w:rPr>
              <w:t>References</w:t>
            </w:r>
          </w:p>
        </w:tc>
        <w:tc>
          <w:tcPr>
            <w:tcW w:w="994" w:type="dxa"/>
          </w:tcPr>
          <w:p w14:paraId="0F881B03" w14:textId="5510B97E" w:rsidR="003F4D04" w:rsidRPr="003E75A6" w:rsidRDefault="00E553DE" w:rsidP="00002FD0">
            <w:pPr>
              <w:rPr>
                <w:rFonts w:ascii="Times New Roman" w:hAnsi="Times New Roman" w:cs="Times New Roman"/>
                <w:sz w:val="28"/>
                <w:szCs w:val="28"/>
              </w:rPr>
            </w:pPr>
            <w:r>
              <w:rPr>
                <w:rFonts w:ascii="Times New Roman" w:hAnsi="Times New Roman" w:cs="Times New Roman"/>
                <w:sz w:val="28"/>
                <w:szCs w:val="28"/>
              </w:rPr>
              <w:t xml:space="preserve"> </w:t>
            </w:r>
            <w:r w:rsidR="0052643C">
              <w:rPr>
                <w:rFonts w:ascii="Times New Roman" w:hAnsi="Times New Roman" w:cs="Times New Roman"/>
                <w:sz w:val="28"/>
                <w:szCs w:val="28"/>
              </w:rPr>
              <w:t xml:space="preserve"> </w:t>
            </w:r>
            <w:r w:rsidR="002B30A8">
              <w:rPr>
                <w:rFonts w:ascii="Times New Roman" w:hAnsi="Times New Roman" w:cs="Times New Roman"/>
                <w:sz w:val="28"/>
                <w:szCs w:val="28"/>
              </w:rPr>
              <w:t>21</w:t>
            </w:r>
          </w:p>
        </w:tc>
      </w:tr>
    </w:tbl>
    <w:p w14:paraId="70AEF577" w14:textId="030BCF78" w:rsidR="00895488" w:rsidRDefault="00895488" w:rsidP="00593BC3">
      <w:pPr>
        <w:spacing w:after="0" w:line="240" w:lineRule="auto"/>
        <w:ind w:firstLine="709"/>
        <w:rPr>
          <w:rFonts w:ascii="Times New Roman" w:hAnsi="Times New Roman" w:cs="Times New Roman"/>
          <w:b/>
          <w:color w:val="FF0000"/>
          <w:sz w:val="24"/>
          <w:szCs w:val="24"/>
          <w:u w:val="single"/>
        </w:rPr>
      </w:pPr>
    </w:p>
    <w:p w14:paraId="50854B15" w14:textId="77777777" w:rsidR="00557B95" w:rsidRDefault="00557B95" w:rsidP="00593BC3">
      <w:pPr>
        <w:spacing w:after="0" w:line="240" w:lineRule="auto"/>
        <w:ind w:firstLine="709"/>
        <w:rPr>
          <w:rFonts w:ascii="Times New Roman" w:hAnsi="Times New Roman" w:cs="Times New Roman"/>
          <w:b/>
          <w:color w:val="FF0000"/>
          <w:sz w:val="24"/>
          <w:szCs w:val="24"/>
          <w:u w:val="single"/>
        </w:rPr>
      </w:pPr>
    </w:p>
    <w:p w14:paraId="6487A202" w14:textId="77777777" w:rsidR="00557B95" w:rsidRDefault="00557B95" w:rsidP="00593BC3">
      <w:pPr>
        <w:spacing w:after="0" w:line="240" w:lineRule="auto"/>
        <w:ind w:firstLine="709"/>
        <w:rPr>
          <w:rFonts w:ascii="Times New Roman" w:hAnsi="Times New Roman" w:cs="Times New Roman"/>
          <w:b/>
          <w:color w:val="FF0000"/>
          <w:sz w:val="24"/>
          <w:szCs w:val="24"/>
          <w:u w:val="single"/>
        </w:rPr>
      </w:pPr>
    </w:p>
    <w:p w14:paraId="52FE7CD4" w14:textId="77777777" w:rsidR="00557B95" w:rsidRDefault="00557B95" w:rsidP="00593BC3">
      <w:pPr>
        <w:spacing w:after="0" w:line="240" w:lineRule="auto"/>
        <w:ind w:firstLine="709"/>
        <w:rPr>
          <w:rFonts w:ascii="Times New Roman" w:hAnsi="Times New Roman" w:cs="Times New Roman"/>
          <w:b/>
          <w:color w:val="FF0000"/>
          <w:sz w:val="24"/>
          <w:szCs w:val="24"/>
          <w:u w:val="single"/>
        </w:rPr>
      </w:pPr>
    </w:p>
    <w:p w14:paraId="29C21EC4" w14:textId="77777777" w:rsidR="00557B95" w:rsidRDefault="00557B95" w:rsidP="00593BC3">
      <w:pPr>
        <w:spacing w:after="0" w:line="240" w:lineRule="auto"/>
        <w:ind w:firstLine="709"/>
        <w:rPr>
          <w:rFonts w:ascii="Times New Roman" w:hAnsi="Times New Roman" w:cs="Times New Roman"/>
          <w:b/>
          <w:color w:val="FF0000"/>
          <w:sz w:val="24"/>
          <w:szCs w:val="24"/>
          <w:u w:val="single"/>
        </w:rPr>
      </w:pPr>
    </w:p>
    <w:p w14:paraId="37375404" w14:textId="77777777" w:rsidR="00557B95" w:rsidRDefault="00557B95" w:rsidP="00593BC3">
      <w:pPr>
        <w:spacing w:after="0" w:line="240" w:lineRule="auto"/>
        <w:ind w:firstLine="709"/>
        <w:rPr>
          <w:rFonts w:ascii="Times New Roman" w:hAnsi="Times New Roman" w:cs="Times New Roman"/>
          <w:b/>
          <w:color w:val="FF0000"/>
          <w:sz w:val="24"/>
          <w:szCs w:val="24"/>
          <w:u w:val="single"/>
        </w:rPr>
      </w:pPr>
    </w:p>
    <w:p w14:paraId="4DC10712" w14:textId="77777777" w:rsidR="00557B95" w:rsidRDefault="00557B95" w:rsidP="00593BC3">
      <w:pPr>
        <w:spacing w:after="0" w:line="240" w:lineRule="auto"/>
        <w:ind w:firstLine="709"/>
        <w:rPr>
          <w:rFonts w:ascii="Times New Roman" w:hAnsi="Times New Roman" w:cs="Times New Roman"/>
          <w:b/>
          <w:color w:val="FF0000"/>
          <w:sz w:val="24"/>
          <w:szCs w:val="24"/>
          <w:u w:val="single"/>
        </w:rPr>
      </w:pPr>
    </w:p>
    <w:p w14:paraId="09DA8C88" w14:textId="77777777" w:rsidR="00557B95" w:rsidRDefault="00557B95" w:rsidP="00593BC3">
      <w:pPr>
        <w:spacing w:after="0" w:line="240" w:lineRule="auto"/>
        <w:ind w:firstLine="709"/>
        <w:rPr>
          <w:rFonts w:ascii="Times New Roman" w:hAnsi="Times New Roman" w:cs="Times New Roman"/>
          <w:b/>
          <w:color w:val="FF0000"/>
          <w:sz w:val="24"/>
          <w:szCs w:val="24"/>
          <w:u w:val="single"/>
        </w:rPr>
      </w:pPr>
    </w:p>
    <w:p w14:paraId="66E5C4E1" w14:textId="77777777" w:rsidR="00557B95" w:rsidRDefault="00557B95" w:rsidP="00593BC3">
      <w:pPr>
        <w:spacing w:after="0" w:line="240" w:lineRule="auto"/>
        <w:ind w:firstLine="709"/>
        <w:rPr>
          <w:rFonts w:ascii="Times New Roman" w:hAnsi="Times New Roman" w:cs="Times New Roman"/>
          <w:b/>
          <w:color w:val="FF0000"/>
          <w:sz w:val="24"/>
          <w:szCs w:val="24"/>
          <w:u w:val="single"/>
        </w:rPr>
      </w:pPr>
    </w:p>
    <w:p w14:paraId="105BF620" w14:textId="77777777" w:rsidR="00557B95" w:rsidRDefault="00557B95" w:rsidP="00593BC3">
      <w:pPr>
        <w:spacing w:after="0" w:line="240" w:lineRule="auto"/>
        <w:ind w:firstLine="709"/>
        <w:rPr>
          <w:rFonts w:ascii="Times New Roman" w:hAnsi="Times New Roman" w:cs="Times New Roman"/>
          <w:b/>
          <w:color w:val="FF0000"/>
          <w:sz w:val="24"/>
          <w:szCs w:val="24"/>
          <w:u w:val="single"/>
        </w:rPr>
      </w:pPr>
    </w:p>
    <w:p w14:paraId="4F8286D7" w14:textId="77777777" w:rsidR="00557B95" w:rsidRDefault="00557B95" w:rsidP="00593BC3">
      <w:pPr>
        <w:spacing w:after="0" w:line="240" w:lineRule="auto"/>
        <w:ind w:firstLine="709"/>
        <w:rPr>
          <w:rFonts w:ascii="Times New Roman" w:hAnsi="Times New Roman" w:cs="Times New Roman"/>
          <w:b/>
          <w:color w:val="FF0000"/>
          <w:sz w:val="24"/>
          <w:szCs w:val="24"/>
          <w:u w:val="single"/>
        </w:rPr>
      </w:pPr>
    </w:p>
    <w:p w14:paraId="72CC9290" w14:textId="77777777" w:rsidR="00557B95" w:rsidRDefault="00557B95" w:rsidP="00593BC3">
      <w:pPr>
        <w:spacing w:after="0" w:line="240" w:lineRule="auto"/>
        <w:ind w:firstLine="709"/>
        <w:rPr>
          <w:rFonts w:ascii="Times New Roman" w:hAnsi="Times New Roman" w:cs="Times New Roman"/>
          <w:b/>
          <w:color w:val="FF0000"/>
          <w:sz w:val="24"/>
          <w:szCs w:val="24"/>
          <w:u w:val="single"/>
        </w:rPr>
      </w:pPr>
    </w:p>
    <w:p w14:paraId="2DA72704" w14:textId="77777777" w:rsidR="00557B95" w:rsidRDefault="00557B95" w:rsidP="00593BC3">
      <w:pPr>
        <w:spacing w:after="0" w:line="240" w:lineRule="auto"/>
        <w:ind w:firstLine="709"/>
        <w:rPr>
          <w:rFonts w:ascii="Times New Roman" w:hAnsi="Times New Roman" w:cs="Times New Roman"/>
          <w:b/>
          <w:color w:val="FF0000"/>
          <w:sz w:val="24"/>
          <w:szCs w:val="24"/>
          <w:u w:val="single"/>
        </w:rPr>
      </w:pPr>
    </w:p>
    <w:p w14:paraId="4615A06E" w14:textId="77777777" w:rsidR="00557B95" w:rsidRDefault="00557B95" w:rsidP="00593BC3">
      <w:pPr>
        <w:spacing w:after="0" w:line="240" w:lineRule="auto"/>
        <w:ind w:firstLine="709"/>
        <w:rPr>
          <w:rFonts w:ascii="Times New Roman" w:hAnsi="Times New Roman" w:cs="Times New Roman"/>
          <w:b/>
          <w:color w:val="FF0000"/>
          <w:sz w:val="24"/>
          <w:szCs w:val="24"/>
          <w:u w:val="single"/>
        </w:rPr>
      </w:pPr>
    </w:p>
    <w:p w14:paraId="2AF4147C" w14:textId="77777777" w:rsidR="00557B95" w:rsidRDefault="00557B95" w:rsidP="00593BC3">
      <w:pPr>
        <w:spacing w:after="0" w:line="240" w:lineRule="auto"/>
        <w:ind w:firstLine="709"/>
        <w:rPr>
          <w:rFonts w:ascii="Times New Roman" w:hAnsi="Times New Roman" w:cs="Times New Roman"/>
          <w:b/>
          <w:color w:val="FF0000"/>
          <w:sz w:val="24"/>
          <w:szCs w:val="24"/>
          <w:u w:val="single"/>
        </w:rPr>
      </w:pPr>
    </w:p>
    <w:p w14:paraId="75FF9B09" w14:textId="77777777" w:rsidR="00557B95" w:rsidRDefault="00557B95" w:rsidP="00593BC3">
      <w:pPr>
        <w:spacing w:after="0" w:line="240" w:lineRule="auto"/>
        <w:ind w:firstLine="709"/>
        <w:rPr>
          <w:rFonts w:ascii="Times New Roman" w:hAnsi="Times New Roman" w:cs="Times New Roman"/>
          <w:b/>
          <w:color w:val="FF0000"/>
          <w:sz w:val="24"/>
          <w:szCs w:val="24"/>
          <w:u w:val="single"/>
        </w:rPr>
      </w:pPr>
    </w:p>
    <w:p w14:paraId="4CB5A571" w14:textId="34FC1F79" w:rsidR="004F6C61" w:rsidRPr="003E75A6" w:rsidRDefault="004F6C61" w:rsidP="001E6689">
      <w:pPr>
        <w:spacing w:after="0" w:line="240" w:lineRule="auto"/>
        <w:rPr>
          <w:rFonts w:ascii="Times New Roman" w:hAnsi="Times New Roman" w:cs="Times New Roman"/>
          <w:b/>
          <w:bCs/>
          <w:sz w:val="28"/>
          <w:szCs w:val="28"/>
          <w:u w:val="single"/>
        </w:rPr>
      </w:pPr>
    </w:p>
    <w:p w14:paraId="4D537003" w14:textId="77777777" w:rsidR="000E7F16" w:rsidRDefault="000E7F16" w:rsidP="001E6689">
      <w:pPr>
        <w:spacing w:after="0" w:line="360" w:lineRule="auto"/>
        <w:rPr>
          <w:rFonts w:ascii="Times New Roman" w:hAnsi="Times New Roman" w:cs="Times New Roman"/>
          <w:b/>
          <w:bCs/>
          <w:sz w:val="28"/>
          <w:szCs w:val="28"/>
          <w:u w:val="single"/>
        </w:rPr>
      </w:pPr>
    </w:p>
    <w:p w14:paraId="14777CE9" w14:textId="0C8B7DCF" w:rsidR="00895488" w:rsidRPr="00C0252A" w:rsidRDefault="00C0252A" w:rsidP="00C0252A">
      <w:pPr>
        <w:spacing w:after="0" w:line="360" w:lineRule="auto"/>
        <w:jc w:val="center"/>
        <w:rPr>
          <w:rFonts w:ascii="Times New Roman" w:hAnsi="Times New Roman" w:cs="Times New Roman"/>
          <w:b/>
          <w:bCs/>
          <w:sz w:val="32"/>
          <w:szCs w:val="32"/>
          <w:u w:val="single"/>
        </w:rPr>
      </w:pPr>
      <w:r w:rsidRPr="00C0252A">
        <w:rPr>
          <w:rFonts w:ascii="Times New Roman" w:hAnsi="Times New Roman" w:cs="Times New Roman"/>
          <w:b/>
          <w:bCs/>
          <w:sz w:val="32"/>
          <w:szCs w:val="32"/>
          <w:u w:val="single"/>
        </w:rPr>
        <w:lastRenderedPageBreak/>
        <w:t>1.</w:t>
      </w:r>
      <w:r w:rsidR="00895488" w:rsidRPr="00C0252A">
        <w:rPr>
          <w:rFonts w:ascii="Times New Roman" w:hAnsi="Times New Roman" w:cs="Times New Roman"/>
          <w:b/>
          <w:bCs/>
          <w:sz w:val="32"/>
          <w:szCs w:val="32"/>
          <w:u w:val="single"/>
        </w:rPr>
        <w:t>Introduction</w:t>
      </w:r>
    </w:p>
    <w:p w14:paraId="182DDC53" w14:textId="33833BA2" w:rsidR="001F6EBE" w:rsidRPr="003E75A6" w:rsidRDefault="001F6EBE" w:rsidP="00C0252A">
      <w:pPr>
        <w:spacing w:after="0" w:line="360" w:lineRule="auto"/>
        <w:jc w:val="both"/>
        <w:rPr>
          <w:rFonts w:ascii="Times New Roman" w:hAnsi="Times New Roman" w:cs="Times New Roman"/>
          <w:sz w:val="24"/>
          <w:szCs w:val="24"/>
        </w:rPr>
      </w:pPr>
      <w:r w:rsidRPr="003E75A6">
        <w:rPr>
          <w:rFonts w:ascii="Times New Roman" w:hAnsi="Times New Roman" w:cs="Times New Roman"/>
          <w:sz w:val="36"/>
          <w:szCs w:val="36"/>
        </w:rPr>
        <w:t xml:space="preserve">     </w:t>
      </w:r>
      <w:r w:rsidRPr="003E75A6">
        <w:rPr>
          <w:rFonts w:ascii="Times New Roman" w:hAnsi="Times New Roman" w:cs="Times New Roman"/>
          <w:sz w:val="24"/>
          <w:szCs w:val="24"/>
        </w:rPr>
        <w:t>This project is based on the sales transaction and billing of items in a supermarket. The first activity is based on adding the items to the system along with the rate which are present in the supermarket and the name of the items which the supermarket will agree to sell. This authority is given only to admin (administrator). Any modifications to be done in the item name and the rate can be done only by admin. He also has the right to delete any item. As the customer buys the products and comes to the billing counter, the user is supposed to enter the item name he purchased and the quantity of the item he had purchased. This is not a huge a task.</w:t>
      </w:r>
    </w:p>
    <w:p w14:paraId="2121AD57" w14:textId="4C937670" w:rsidR="001F6EBE" w:rsidRPr="003E75A6" w:rsidRDefault="001F6EBE" w:rsidP="003E75A6">
      <w:pPr>
        <w:spacing w:after="0" w:line="360" w:lineRule="auto"/>
        <w:jc w:val="both"/>
        <w:rPr>
          <w:rFonts w:ascii="Times New Roman" w:hAnsi="Times New Roman" w:cs="Times New Roman"/>
          <w:sz w:val="24"/>
          <w:szCs w:val="24"/>
        </w:rPr>
      </w:pPr>
      <w:r w:rsidRPr="003E75A6">
        <w:rPr>
          <w:rFonts w:ascii="Times New Roman" w:hAnsi="Times New Roman" w:cs="Times New Roman"/>
          <w:sz w:val="24"/>
          <w:szCs w:val="24"/>
        </w:rPr>
        <w:t xml:space="preserve">      This study is to produce software which manages the sales activity done in a supermarket, maintaining the stock details, maintaining the records of the sales done for a particular month/year. The users will consume less time in calculation and the sales activity will be completed within a fraction of seconds whereas manual system will make the user to write it down which is a long procedure and so paper work will be reduced and the user can spend more time on the monitoring the supermarket. The project will be user friendly and easy to use.</w:t>
      </w:r>
    </w:p>
    <w:p w14:paraId="79F834F1" w14:textId="4BDEED41" w:rsidR="001F6EBE" w:rsidRPr="003E75A6" w:rsidRDefault="001F6EBE" w:rsidP="001F6EBE">
      <w:pPr>
        <w:spacing w:after="0" w:line="360" w:lineRule="auto"/>
        <w:jc w:val="both"/>
        <w:rPr>
          <w:rFonts w:ascii="Times New Roman" w:hAnsi="Times New Roman" w:cs="Times New Roman"/>
          <w:b/>
          <w:bCs/>
          <w:sz w:val="28"/>
          <w:szCs w:val="28"/>
          <w:u w:val="single"/>
        </w:rPr>
      </w:pPr>
      <w:r w:rsidRPr="003E75A6">
        <w:rPr>
          <w:rFonts w:ascii="Times New Roman" w:hAnsi="Times New Roman" w:cs="Times New Roman"/>
          <w:b/>
          <w:bCs/>
          <w:sz w:val="28"/>
          <w:szCs w:val="28"/>
          <w:u w:val="single"/>
        </w:rPr>
        <w:t>1.1 Account Configuration:</w:t>
      </w:r>
    </w:p>
    <w:p w14:paraId="37829AF6" w14:textId="483BAD56" w:rsidR="00C0252A" w:rsidRPr="00D57B97" w:rsidRDefault="001F6EBE" w:rsidP="003E75A6">
      <w:pPr>
        <w:pStyle w:val="ListParagraph"/>
        <w:numPr>
          <w:ilvl w:val="0"/>
          <w:numId w:val="20"/>
        </w:numPr>
        <w:spacing w:after="0" w:line="360" w:lineRule="auto"/>
        <w:jc w:val="both"/>
        <w:rPr>
          <w:rFonts w:ascii="Times New Roman" w:hAnsi="Times New Roman" w:cs="Times New Roman"/>
          <w:sz w:val="24"/>
          <w:szCs w:val="24"/>
        </w:rPr>
      </w:pPr>
      <w:r w:rsidRPr="00D57B97">
        <w:rPr>
          <w:rFonts w:ascii="Times New Roman" w:hAnsi="Times New Roman" w:cs="Times New Roman"/>
          <w:b/>
          <w:bCs/>
          <w:sz w:val="24"/>
          <w:szCs w:val="24"/>
        </w:rPr>
        <w:t>Employee:</w:t>
      </w:r>
      <w:r w:rsidRPr="00D57B97">
        <w:rPr>
          <w:rFonts w:ascii="Times New Roman" w:hAnsi="Times New Roman" w:cs="Times New Roman"/>
          <w:sz w:val="24"/>
          <w:szCs w:val="24"/>
        </w:rPr>
        <w:t xml:space="preserve"> When a new employee joins the company, his record is saved in the database</w:t>
      </w:r>
      <w:r w:rsidR="00C0252A" w:rsidRPr="00D57B97">
        <w:rPr>
          <w:rFonts w:ascii="Times New Roman" w:hAnsi="Times New Roman" w:cs="Times New Roman"/>
          <w:sz w:val="24"/>
          <w:szCs w:val="24"/>
        </w:rPr>
        <w:t>.</w:t>
      </w:r>
    </w:p>
    <w:p w14:paraId="626D402D" w14:textId="77777777" w:rsidR="00C0252A" w:rsidRDefault="001F6EBE" w:rsidP="003E75A6">
      <w:pPr>
        <w:pStyle w:val="ListParagraph"/>
        <w:numPr>
          <w:ilvl w:val="0"/>
          <w:numId w:val="20"/>
        </w:numPr>
        <w:spacing w:after="0" w:line="360" w:lineRule="auto"/>
        <w:jc w:val="both"/>
        <w:rPr>
          <w:rFonts w:ascii="Times New Roman" w:hAnsi="Times New Roman" w:cs="Times New Roman"/>
          <w:sz w:val="24"/>
          <w:szCs w:val="24"/>
        </w:rPr>
      </w:pPr>
      <w:r w:rsidRPr="00D57B97">
        <w:rPr>
          <w:rFonts w:ascii="Times New Roman" w:hAnsi="Times New Roman" w:cs="Times New Roman"/>
          <w:sz w:val="24"/>
          <w:szCs w:val="24"/>
        </w:rPr>
        <w:t>Items</w:t>
      </w:r>
      <w:r w:rsidRPr="00C0252A">
        <w:rPr>
          <w:rFonts w:ascii="Times New Roman" w:hAnsi="Times New Roman" w:cs="Times New Roman"/>
          <w:b/>
          <w:bCs/>
          <w:sz w:val="24"/>
          <w:szCs w:val="24"/>
        </w:rPr>
        <w:t>:</w:t>
      </w:r>
      <w:r w:rsidRPr="00C0252A">
        <w:rPr>
          <w:rFonts w:ascii="Times New Roman" w:hAnsi="Times New Roman" w:cs="Times New Roman"/>
          <w:sz w:val="24"/>
          <w:szCs w:val="24"/>
        </w:rPr>
        <w:t xml:space="preserve"> Here the Admin can add any new items present in the supermarket. He also has the right to modify or delete it from the database.</w:t>
      </w:r>
    </w:p>
    <w:p w14:paraId="1A81BA4B" w14:textId="0D7DF79F" w:rsidR="00C0252A" w:rsidRDefault="001F6EBE" w:rsidP="003E75A6">
      <w:pPr>
        <w:pStyle w:val="ListParagraph"/>
        <w:numPr>
          <w:ilvl w:val="0"/>
          <w:numId w:val="20"/>
        </w:numPr>
        <w:spacing w:after="0" w:line="360" w:lineRule="auto"/>
        <w:jc w:val="both"/>
        <w:rPr>
          <w:rFonts w:ascii="Times New Roman" w:hAnsi="Times New Roman" w:cs="Times New Roman"/>
          <w:sz w:val="24"/>
          <w:szCs w:val="24"/>
        </w:rPr>
      </w:pPr>
      <w:r w:rsidRPr="00C0252A">
        <w:rPr>
          <w:rFonts w:ascii="Times New Roman" w:hAnsi="Times New Roman" w:cs="Times New Roman"/>
          <w:b/>
          <w:bCs/>
          <w:sz w:val="24"/>
          <w:szCs w:val="24"/>
        </w:rPr>
        <w:t>Registration:</w:t>
      </w:r>
      <w:r w:rsidRPr="00C0252A">
        <w:rPr>
          <w:rFonts w:ascii="Times New Roman" w:hAnsi="Times New Roman" w:cs="Times New Roman"/>
          <w:sz w:val="24"/>
          <w:szCs w:val="24"/>
        </w:rPr>
        <w:t xml:space="preserve"> As soon as the employee joins the company, the admin provides unique username and password to him.</w:t>
      </w:r>
    </w:p>
    <w:p w14:paraId="5CF84142" w14:textId="3475976E" w:rsidR="00C0252A" w:rsidRDefault="001F6EBE" w:rsidP="003E75A6">
      <w:pPr>
        <w:pStyle w:val="ListParagraph"/>
        <w:numPr>
          <w:ilvl w:val="0"/>
          <w:numId w:val="20"/>
        </w:numPr>
        <w:spacing w:after="0" w:line="360" w:lineRule="auto"/>
        <w:jc w:val="both"/>
        <w:rPr>
          <w:rFonts w:ascii="Times New Roman" w:hAnsi="Times New Roman" w:cs="Times New Roman"/>
          <w:sz w:val="24"/>
          <w:szCs w:val="24"/>
        </w:rPr>
      </w:pPr>
      <w:r w:rsidRPr="00C0252A">
        <w:rPr>
          <w:rFonts w:ascii="Times New Roman" w:hAnsi="Times New Roman" w:cs="Times New Roman"/>
          <w:b/>
          <w:bCs/>
          <w:sz w:val="24"/>
          <w:szCs w:val="24"/>
        </w:rPr>
        <w:t>Vendor Order:</w:t>
      </w:r>
      <w:r w:rsidRPr="00C0252A">
        <w:rPr>
          <w:rFonts w:ascii="Times New Roman" w:hAnsi="Times New Roman" w:cs="Times New Roman"/>
          <w:sz w:val="24"/>
          <w:szCs w:val="24"/>
        </w:rPr>
        <w:t xml:space="preserve"> If the stock is not available, the supermarket orders and buys from a prescribed vendor. The amount will be paid by deducting the total amount acquired in the sales activity</w:t>
      </w:r>
      <w:r w:rsidR="00C0252A">
        <w:rPr>
          <w:rFonts w:ascii="Times New Roman" w:hAnsi="Times New Roman" w:cs="Times New Roman"/>
          <w:sz w:val="24"/>
          <w:szCs w:val="24"/>
        </w:rPr>
        <w:t>.</w:t>
      </w:r>
    </w:p>
    <w:p w14:paraId="2F9EC810" w14:textId="42483F9C" w:rsidR="00C0252A" w:rsidRDefault="001F6EBE" w:rsidP="003E75A6">
      <w:pPr>
        <w:pStyle w:val="ListParagraph"/>
        <w:numPr>
          <w:ilvl w:val="0"/>
          <w:numId w:val="20"/>
        </w:numPr>
        <w:spacing w:after="0" w:line="360" w:lineRule="auto"/>
        <w:jc w:val="both"/>
        <w:rPr>
          <w:rFonts w:ascii="Times New Roman" w:hAnsi="Times New Roman" w:cs="Times New Roman"/>
          <w:sz w:val="24"/>
          <w:szCs w:val="24"/>
        </w:rPr>
      </w:pPr>
      <w:r w:rsidRPr="00C0252A">
        <w:rPr>
          <w:rFonts w:ascii="Times New Roman" w:hAnsi="Times New Roman" w:cs="Times New Roman"/>
          <w:b/>
          <w:bCs/>
          <w:sz w:val="24"/>
          <w:szCs w:val="24"/>
        </w:rPr>
        <w:t>Stock entry:</w:t>
      </w:r>
      <w:r w:rsidRPr="00C0252A">
        <w:rPr>
          <w:rFonts w:ascii="Times New Roman" w:hAnsi="Times New Roman" w:cs="Times New Roman"/>
          <w:sz w:val="24"/>
          <w:szCs w:val="24"/>
        </w:rPr>
        <w:t xml:space="preserve"> The items bought from the vendor will be entered here and this will be added to the stock.</w:t>
      </w:r>
    </w:p>
    <w:p w14:paraId="286277E9" w14:textId="1E3F32FA" w:rsidR="00C0252A" w:rsidRDefault="001F6EBE" w:rsidP="003E75A6">
      <w:pPr>
        <w:pStyle w:val="ListParagraph"/>
        <w:numPr>
          <w:ilvl w:val="0"/>
          <w:numId w:val="20"/>
        </w:numPr>
        <w:spacing w:after="0" w:line="360" w:lineRule="auto"/>
        <w:jc w:val="both"/>
        <w:rPr>
          <w:rFonts w:ascii="Times New Roman" w:hAnsi="Times New Roman" w:cs="Times New Roman"/>
          <w:sz w:val="24"/>
          <w:szCs w:val="24"/>
        </w:rPr>
      </w:pPr>
      <w:r w:rsidRPr="00C0252A">
        <w:rPr>
          <w:rFonts w:ascii="Times New Roman" w:hAnsi="Times New Roman" w:cs="Times New Roman"/>
          <w:b/>
          <w:bCs/>
          <w:sz w:val="24"/>
          <w:szCs w:val="24"/>
        </w:rPr>
        <w:t>Indent Report:</w:t>
      </w:r>
      <w:r w:rsidRPr="00C0252A">
        <w:rPr>
          <w:rFonts w:ascii="Times New Roman" w:hAnsi="Times New Roman" w:cs="Times New Roman"/>
          <w:sz w:val="24"/>
          <w:szCs w:val="24"/>
        </w:rPr>
        <w:t xml:space="preserve"> This provides the report of the items sold for a particular month/year and also gives the total amount acquired</w:t>
      </w:r>
      <w:r w:rsidR="00C0252A">
        <w:rPr>
          <w:rFonts w:ascii="Times New Roman" w:hAnsi="Times New Roman" w:cs="Times New Roman"/>
          <w:sz w:val="24"/>
          <w:szCs w:val="24"/>
        </w:rPr>
        <w:t>.</w:t>
      </w:r>
    </w:p>
    <w:p w14:paraId="5DE661D5" w14:textId="363530E4" w:rsidR="00C0252A" w:rsidRDefault="001F6EBE" w:rsidP="003E75A6">
      <w:pPr>
        <w:pStyle w:val="ListParagraph"/>
        <w:numPr>
          <w:ilvl w:val="0"/>
          <w:numId w:val="20"/>
        </w:numPr>
        <w:spacing w:after="0" w:line="360" w:lineRule="auto"/>
        <w:jc w:val="both"/>
        <w:rPr>
          <w:rFonts w:ascii="Times New Roman" w:hAnsi="Times New Roman" w:cs="Times New Roman"/>
          <w:sz w:val="24"/>
          <w:szCs w:val="24"/>
        </w:rPr>
      </w:pPr>
      <w:r w:rsidRPr="00C0252A">
        <w:rPr>
          <w:rFonts w:ascii="Times New Roman" w:hAnsi="Times New Roman" w:cs="Times New Roman"/>
          <w:b/>
          <w:bCs/>
          <w:sz w:val="24"/>
          <w:szCs w:val="24"/>
        </w:rPr>
        <w:t>Vendor Report:</w:t>
      </w:r>
      <w:r w:rsidRPr="00C0252A">
        <w:rPr>
          <w:rFonts w:ascii="Times New Roman" w:hAnsi="Times New Roman" w:cs="Times New Roman"/>
          <w:sz w:val="24"/>
          <w:szCs w:val="24"/>
        </w:rPr>
        <w:t xml:space="preserve"> This provides </w:t>
      </w:r>
      <w:proofErr w:type="spellStart"/>
      <w:r w:rsidRPr="00C0252A">
        <w:rPr>
          <w:rFonts w:ascii="Times New Roman" w:hAnsi="Times New Roman" w:cs="Times New Roman"/>
          <w:sz w:val="24"/>
          <w:szCs w:val="24"/>
        </w:rPr>
        <w:t>theveport</w:t>
      </w:r>
      <w:proofErr w:type="spellEnd"/>
      <w:r w:rsidRPr="00C0252A">
        <w:rPr>
          <w:rFonts w:ascii="Times New Roman" w:hAnsi="Times New Roman" w:cs="Times New Roman"/>
          <w:sz w:val="24"/>
          <w:szCs w:val="24"/>
        </w:rPr>
        <w:t xml:space="preserve"> of the items bought from a vendor for particular month year and also gives the total amount spent.</w:t>
      </w:r>
    </w:p>
    <w:p w14:paraId="00BEBDBB" w14:textId="4EB12908" w:rsidR="001F6EBE" w:rsidRPr="00C0252A" w:rsidRDefault="001F6EBE" w:rsidP="003E75A6">
      <w:pPr>
        <w:pStyle w:val="ListParagraph"/>
        <w:numPr>
          <w:ilvl w:val="0"/>
          <w:numId w:val="20"/>
        </w:numPr>
        <w:spacing w:after="0" w:line="360" w:lineRule="auto"/>
        <w:jc w:val="both"/>
        <w:rPr>
          <w:rFonts w:ascii="Times New Roman" w:hAnsi="Times New Roman" w:cs="Times New Roman"/>
          <w:sz w:val="24"/>
          <w:szCs w:val="24"/>
        </w:rPr>
      </w:pPr>
      <w:r w:rsidRPr="00C0252A">
        <w:rPr>
          <w:rFonts w:ascii="Times New Roman" w:hAnsi="Times New Roman" w:cs="Times New Roman"/>
          <w:b/>
          <w:bCs/>
          <w:sz w:val="24"/>
          <w:szCs w:val="24"/>
        </w:rPr>
        <w:t>Display:</w:t>
      </w:r>
      <w:r w:rsidRPr="00C0252A">
        <w:rPr>
          <w:rFonts w:ascii="Times New Roman" w:hAnsi="Times New Roman" w:cs="Times New Roman"/>
          <w:sz w:val="24"/>
          <w:szCs w:val="24"/>
        </w:rPr>
        <w:t xml:space="preserve"> A user can view information regarding hems present in the supermarket.</w:t>
      </w:r>
    </w:p>
    <w:p w14:paraId="453F6F6B" w14:textId="54F45A5A" w:rsidR="004F6C61" w:rsidRPr="003E75A6" w:rsidRDefault="004F6C61" w:rsidP="001F6EBE">
      <w:pPr>
        <w:spacing w:after="0" w:line="360" w:lineRule="auto"/>
        <w:jc w:val="both"/>
        <w:rPr>
          <w:rFonts w:ascii="Times New Roman" w:hAnsi="Times New Roman" w:cs="Times New Roman"/>
          <w:sz w:val="24"/>
          <w:szCs w:val="24"/>
        </w:rPr>
      </w:pPr>
      <w:r w:rsidRPr="003E75A6">
        <w:rPr>
          <w:rFonts w:ascii="Times New Roman" w:hAnsi="Times New Roman" w:cs="Times New Roman"/>
          <w:sz w:val="24"/>
          <w:szCs w:val="24"/>
        </w:rPr>
        <w:t xml:space="preserve">     </w:t>
      </w:r>
    </w:p>
    <w:p w14:paraId="683E9617" w14:textId="2B9D32AB" w:rsidR="00895488" w:rsidRPr="003E75A6" w:rsidRDefault="00895488" w:rsidP="001F6EBE">
      <w:pPr>
        <w:spacing w:line="360" w:lineRule="auto"/>
        <w:jc w:val="both"/>
        <w:rPr>
          <w:rFonts w:ascii="Times New Roman" w:hAnsi="Times New Roman" w:cs="Times New Roman"/>
          <w:sz w:val="24"/>
          <w:szCs w:val="24"/>
        </w:rPr>
      </w:pPr>
      <w:r w:rsidRPr="003E75A6">
        <w:rPr>
          <w:rFonts w:ascii="Times New Roman" w:hAnsi="Times New Roman" w:cs="Times New Roman"/>
          <w:sz w:val="24"/>
          <w:szCs w:val="24"/>
        </w:rPr>
        <w:tab/>
      </w:r>
      <w:r w:rsidRPr="003E75A6">
        <w:rPr>
          <w:rFonts w:ascii="Times New Roman" w:hAnsi="Times New Roman" w:cs="Times New Roman"/>
          <w:sz w:val="24"/>
          <w:szCs w:val="24"/>
        </w:rPr>
        <w:tab/>
      </w:r>
      <w:r w:rsidRPr="003E75A6">
        <w:rPr>
          <w:rFonts w:ascii="Times New Roman" w:hAnsi="Times New Roman" w:cs="Times New Roman"/>
          <w:sz w:val="24"/>
          <w:szCs w:val="24"/>
        </w:rPr>
        <w:tab/>
      </w:r>
    </w:p>
    <w:p w14:paraId="5606B0DB" w14:textId="0D8926B8" w:rsidR="00895488" w:rsidRPr="003E75A6" w:rsidRDefault="00895488" w:rsidP="00895488">
      <w:pPr>
        <w:spacing w:after="0" w:line="240" w:lineRule="auto"/>
        <w:rPr>
          <w:rFonts w:ascii="Times New Roman" w:hAnsi="Times New Roman" w:cs="Times New Roman"/>
          <w:color w:val="000000" w:themeColor="text1"/>
          <w:sz w:val="28"/>
          <w:szCs w:val="28"/>
        </w:rPr>
      </w:pPr>
    </w:p>
    <w:p w14:paraId="10B22249" w14:textId="246635AA" w:rsidR="00895488" w:rsidRPr="001E463D" w:rsidRDefault="0030030E" w:rsidP="00C0252A">
      <w:pPr>
        <w:spacing w:after="0" w:line="240" w:lineRule="auto"/>
        <w:jc w:val="center"/>
        <w:rPr>
          <w:rFonts w:ascii="Times New Roman" w:hAnsi="Times New Roman" w:cs="Times New Roman"/>
          <w:b/>
          <w:bCs/>
          <w:sz w:val="32"/>
          <w:szCs w:val="32"/>
          <w:u w:val="single"/>
        </w:rPr>
      </w:pPr>
      <w:proofErr w:type="gramStart"/>
      <w:r w:rsidRPr="001E463D">
        <w:rPr>
          <w:rFonts w:ascii="Times New Roman" w:hAnsi="Times New Roman" w:cs="Times New Roman"/>
          <w:b/>
          <w:bCs/>
          <w:sz w:val="32"/>
          <w:szCs w:val="32"/>
          <w:u w:val="single"/>
        </w:rPr>
        <w:t>2</w:t>
      </w:r>
      <w:r w:rsidR="006327DD" w:rsidRPr="001E463D">
        <w:rPr>
          <w:rFonts w:ascii="Times New Roman" w:hAnsi="Times New Roman" w:cs="Times New Roman"/>
          <w:b/>
          <w:bCs/>
          <w:sz w:val="32"/>
          <w:szCs w:val="32"/>
          <w:u w:val="single"/>
        </w:rPr>
        <w:t xml:space="preserve"> </w:t>
      </w:r>
      <w:r w:rsidR="00C0252A">
        <w:rPr>
          <w:rFonts w:ascii="Times New Roman" w:hAnsi="Times New Roman" w:cs="Times New Roman"/>
          <w:b/>
          <w:bCs/>
          <w:sz w:val="32"/>
          <w:szCs w:val="32"/>
          <w:u w:val="single"/>
        </w:rPr>
        <w:t>.</w:t>
      </w:r>
      <w:proofErr w:type="spellStart"/>
      <w:r w:rsidRPr="001E463D">
        <w:rPr>
          <w:rFonts w:ascii="Times New Roman" w:hAnsi="Times New Roman" w:cs="Times New Roman"/>
          <w:b/>
          <w:bCs/>
          <w:sz w:val="32"/>
          <w:szCs w:val="32"/>
          <w:u w:val="single"/>
        </w:rPr>
        <w:t>Proble</w:t>
      </w:r>
      <w:proofErr w:type="spellEnd"/>
      <w:proofErr w:type="gramEnd"/>
      <w:r w:rsidRPr="001E463D">
        <w:rPr>
          <w:rFonts w:ascii="Times New Roman" w:hAnsi="Times New Roman" w:cs="Times New Roman"/>
          <w:b/>
          <w:bCs/>
          <w:sz w:val="32"/>
          <w:szCs w:val="32"/>
          <w:u w:val="single"/>
        </w:rPr>
        <w:t xml:space="preserve"> statement </w:t>
      </w:r>
    </w:p>
    <w:p w14:paraId="3F6BB1BB" w14:textId="308C3E26" w:rsidR="00E25010" w:rsidRPr="00627D76" w:rsidRDefault="00E25010" w:rsidP="00627D76">
      <w:pPr>
        <w:spacing w:after="0" w:line="360" w:lineRule="auto"/>
        <w:jc w:val="both"/>
        <w:rPr>
          <w:rFonts w:ascii="Times New Roman" w:hAnsi="Times New Roman" w:cs="Times New Roman"/>
          <w:b/>
          <w:bCs/>
          <w:sz w:val="28"/>
          <w:szCs w:val="28"/>
          <w:u w:val="single"/>
        </w:rPr>
      </w:pPr>
      <w:r w:rsidRPr="00627D76">
        <w:rPr>
          <w:rFonts w:ascii="Times New Roman" w:hAnsi="Times New Roman" w:cs="Times New Roman"/>
          <w:b/>
          <w:bCs/>
          <w:sz w:val="28"/>
          <w:szCs w:val="28"/>
          <w:u w:val="single"/>
        </w:rPr>
        <w:t>2.1 Literature Surv</w:t>
      </w:r>
      <w:r w:rsidR="00627D76">
        <w:rPr>
          <w:rFonts w:ascii="Times New Roman" w:hAnsi="Times New Roman" w:cs="Times New Roman"/>
          <w:b/>
          <w:bCs/>
          <w:sz w:val="28"/>
          <w:szCs w:val="28"/>
          <w:u w:val="single"/>
        </w:rPr>
        <w:t>e</w:t>
      </w:r>
      <w:r w:rsidRPr="00627D76">
        <w:rPr>
          <w:rFonts w:ascii="Times New Roman" w:hAnsi="Times New Roman" w:cs="Times New Roman"/>
          <w:b/>
          <w:bCs/>
          <w:sz w:val="28"/>
          <w:szCs w:val="28"/>
          <w:u w:val="single"/>
        </w:rPr>
        <w:t>y</w:t>
      </w:r>
      <w:r w:rsidR="001120DB" w:rsidRPr="00627D76">
        <w:rPr>
          <w:rFonts w:ascii="Times New Roman" w:hAnsi="Times New Roman" w:cs="Times New Roman"/>
          <w:b/>
          <w:bCs/>
          <w:sz w:val="28"/>
          <w:szCs w:val="28"/>
          <w:u w:val="single"/>
        </w:rPr>
        <w:t>:</w:t>
      </w:r>
    </w:p>
    <w:p w14:paraId="1B32E8A0" w14:textId="05FE7A30" w:rsidR="001E6689" w:rsidRPr="00627D76" w:rsidRDefault="00D57B97" w:rsidP="00627D76">
      <w:pPr>
        <w:pStyle w:val="ListParagraph"/>
        <w:numPr>
          <w:ilvl w:val="0"/>
          <w:numId w:val="22"/>
        </w:numPr>
        <w:spacing w:line="360" w:lineRule="auto"/>
        <w:jc w:val="both"/>
        <w:rPr>
          <w:rFonts w:ascii="Times New Roman" w:hAnsi="Times New Roman" w:cs="Times New Roman"/>
          <w:sz w:val="24"/>
          <w:szCs w:val="24"/>
          <w:lang w:val="en-IN"/>
        </w:rPr>
      </w:pPr>
      <w:r w:rsidRPr="00627D76">
        <w:rPr>
          <w:rFonts w:ascii="Times New Roman" w:hAnsi="Times New Roman" w:cs="Times New Roman"/>
          <w:b/>
          <w:bCs/>
          <w:sz w:val="24"/>
          <w:szCs w:val="24"/>
        </w:rPr>
        <w:t>Design and implementation of supermarket billing system,</w:t>
      </w:r>
      <w:r w:rsidRPr="00627D76">
        <w:rPr>
          <w:rFonts w:ascii="Times New Roman" w:hAnsi="Times New Roman" w:cs="Times New Roman"/>
          <w:b/>
          <w:bCs/>
          <w:color w:val="000000" w:themeColor="dark1"/>
          <w:kern w:val="24"/>
          <w:sz w:val="24"/>
          <w:szCs w:val="24"/>
          <w:lang w:val="en-IN" w:eastAsia="en-IN"/>
        </w:rPr>
        <w:t xml:space="preserve"> </w:t>
      </w:r>
      <w:proofErr w:type="spellStart"/>
      <w:r w:rsidRPr="00627D76">
        <w:rPr>
          <w:rFonts w:ascii="Times New Roman" w:hAnsi="Times New Roman" w:cs="Times New Roman"/>
          <w:b/>
          <w:bCs/>
          <w:sz w:val="24"/>
          <w:szCs w:val="24"/>
          <w:lang w:val="en-IN"/>
        </w:rPr>
        <w:t>Yixin</w:t>
      </w:r>
      <w:proofErr w:type="spellEnd"/>
      <w:r w:rsidRPr="00627D76">
        <w:rPr>
          <w:rFonts w:ascii="Times New Roman" w:hAnsi="Times New Roman" w:cs="Times New Roman"/>
          <w:b/>
          <w:bCs/>
          <w:sz w:val="24"/>
          <w:szCs w:val="24"/>
          <w:lang w:val="en-IN"/>
        </w:rPr>
        <w:t xml:space="preserve"> Lu, </w:t>
      </w:r>
      <w:proofErr w:type="spellStart"/>
      <w:r w:rsidRPr="00627D76">
        <w:rPr>
          <w:rFonts w:ascii="Times New Roman" w:hAnsi="Times New Roman" w:cs="Times New Roman"/>
          <w:b/>
          <w:bCs/>
          <w:sz w:val="24"/>
          <w:szCs w:val="24"/>
          <w:lang w:val="en-IN"/>
        </w:rPr>
        <w:t>Aimin</w:t>
      </w:r>
      <w:proofErr w:type="spellEnd"/>
      <w:r w:rsidRPr="00627D76">
        <w:rPr>
          <w:rFonts w:ascii="Times New Roman" w:hAnsi="Times New Roman" w:cs="Times New Roman"/>
          <w:b/>
          <w:bCs/>
          <w:sz w:val="24"/>
          <w:szCs w:val="24"/>
          <w:lang w:val="en-IN"/>
        </w:rPr>
        <w:t xml:space="preserve"> Du</w:t>
      </w:r>
      <w:r w:rsidRPr="00627D76">
        <w:rPr>
          <w:rFonts w:ascii="Times New Roman" w:hAnsi="Times New Roman" w:cs="Times New Roman"/>
          <w:b/>
          <w:bCs/>
          <w:sz w:val="24"/>
          <w:szCs w:val="24"/>
        </w:rPr>
        <w:t>:</w:t>
      </w:r>
      <w:r w:rsidRPr="00627D76">
        <w:rPr>
          <w:rFonts w:ascii="Times New Roman" w:hAnsi="Times New Roman" w:cs="Times New Roman"/>
          <w:color w:val="000000" w:themeColor="dark1"/>
          <w:kern w:val="24"/>
          <w:sz w:val="24"/>
          <w:szCs w:val="24"/>
          <w:lang w:val="en-IN" w:eastAsia="en-IN"/>
        </w:rPr>
        <w:t xml:space="preserve"> </w:t>
      </w:r>
      <w:r w:rsidRPr="00627D76">
        <w:rPr>
          <w:rFonts w:ascii="Times New Roman" w:hAnsi="Times New Roman" w:cs="Times New Roman"/>
          <w:sz w:val="24"/>
          <w:szCs w:val="24"/>
          <w:lang w:val="en-IN"/>
        </w:rPr>
        <w:t>This project is based on sales transactions and billing of items in a supermarket</w:t>
      </w:r>
      <w:r w:rsidR="00627D76">
        <w:rPr>
          <w:rFonts w:ascii="Times New Roman" w:hAnsi="Times New Roman" w:cs="Times New Roman"/>
          <w:sz w:val="24"/>
          <w:szCs w:val="24"/>
          <w:lang w:val="en-IN"/>
        </w:rPr>
        <w:t xml:space="preserve">. </w:t>
      </w:r>
      <w:r w:rsidR="00627D76" w:rsidRPr="003E75A6">
        <w:rPr>
          <w:rFonts w:ascii="Times New Roman" w:hAnsi="Times New Roman" w:cs="Times New Roman"/>
          <w:sz w:val="24"/>
          <w:szCs w:val="24"/>
        </w:rPr>
        <w:t>This study is to produce software which manages the sales activity done in a supermarket, maintaining the stock details, maintaining the records of the sales done for a particular month/year.</w:t>
      </w:r>
    </w:p>
    <w:p w14:paraId="1EDD1CD6" w14:textId="1EAB145A" w:rsidR="00627D76" w:rsidRPr="00627D76" w:rsidRDefault="00D57B97" w:rsidP="00627D76">
      <w:pPr>
        <w:pStyle w:val="ListParagraph"/>
        <w:numPr>
          <w:ilvl w:val="0"/>
          <w:numId w:val="22"/>
        </w:numPr>
        <w:spacing w:line="360" w:lineRule="auto"/>
        <w:jc w:val="both"/>
        <w:rPr>
          <w:rFonts w:ascii="Times New Roman" w:hAnsi="Times New Roman" w:cs="Times New Roman"/>
          <w:sz w:val="24"/>
          <w:szCs w:val="24"/>
        </w:rPr>
      </w:pPr>
      <w:r w:rsidRPr="00627D76">
        <w:rPr>
          <w:rFonts w:ascii="Times New Roman" w:hAnsi="Times New Roman" w:cs="Times New Roman"/>
          <w:b/>
          <w:bCs/>
          <w:sz w:val="24"/>
          <w:szCs w:val="24"/>
        </w:rPr>
        <w:t>Smart supermarket billing system using python,</w:t>
      </w:r>
      <w:r w:rsidR="00627D76" w:rsidRPr="00627D76">
        <w:rPr>
          <w:rFonts w:ascii="Times New Roman" w:hAnsi="Times New Roman" w:cs="Times New Roman"/>
          <w:b/>
          <w:bCs/>
          <w:color w:val="000000" w:themeColor="dark1"/>
          <w:kern w:val="24"/>
          <w:sz w:val="24"/>
          <w:szCs w:val="24"/>
          <w:lang w:val="en-IN" w:eastAsia="en-IN"/>
        </w:rPr>
        <w:t xml:space="preserve"> </w:t>
      </w:r>
      <w:r w:rsidR="00627D76" w:rsidRPr="00627D76">
        <w:rPr>
          <w:rFonts w:ascii="Times New Roman" w:hAnsi="Times New Roman" w:cs="Times New Roman"/>
          <w:b/>
          <w:bCs/>
          <w:sz w:val="24"/>
          <w:szCs w:val="24"/>
          <w:lang w:val="en-IN"/>
        </w:rPr>
        <w:t>Prof. S. R. Patil:</w:t>
      </w:r>
      <w:r w:rsidR="00627D76" w:rsidRPr="00627D76">
        <w:rPr>
          <w:rFonts w:ascii="Times New Roman" w:hAnsi="Times New Roman" w:cs="Times New Roman"/>
          <w:sz w:val="24"/>
          <w:szCs w:val="24"/>
          <w:lang w:val="en-IN"/>
        </w:rPr>
        <w:t xml:space="preserve"> </w:t>
      </w:r>
      <w:r w:rsidR="00627D76" w:rsidRPr="00627D76">
        <w:rPr>
          <w:rFonts w:ascii="Times New Roman" w:hAnsi="Times New Roman" w:cs="Times New Roman"/>
          <w:sz w:val="24"/>
          <w:szCs w:val="24"/>
        </w:rPr>
        <w:t>This study is to produce software which manages sales activity done in a supermarket</w:t>
      </w:r>
      <w:r w:rsidR="00627D76">
        <w:rPr>
          <w:rFonts w:ascii="Times New Roman" w:hAnsi="Times New Roman" w:cs="Times New Roman"/>
          <w:sz w:val="24"/>
          <w:szCs w:val="24"/>
        </w:rPr>
        <w:t xml:space="preserve">. In this survey all billing </w:t>
      </w:r>
      <w:proofErr w:type="spellStart"/>
      <w:r w:rsidR="00627D76">
        <w:rPr>
          <w:rFonts w:ascii="Times New Roman" w:hAnsi="Times New Roman" w:cs="Times New Roman"/>
          <w:sz w:val="24"/>
          <w:szCs w:val="24"/>
        </w:rPr>
        <w:t>cosepts</w:t>
      </w:r>
      <w:proofErr w:type="spellEnd"/>
      <w:r w:rsidR="00627D76">
        <w:rPr>
          <w:rFonts w:ascii="Times New Roman" w:hAnsi="Times New Roman" w:cs="Times New Roman"/>
          <w:sz w:val="24"/>
          <w:szCs w:val="24"/>
        </w:rPr>
        <w:t xml:space="preserve"> are explained</w:t>
      </w:r>
      <w:r w:rsidR="00E730E2">
        <w:rPr>
          <w:rFonts w:ascii="Times New Roman" w:hAnsi="Times New Roman" w:cs="Times New Roman"/>
          <w:sz w:val="24"/>
          <w:szCs w:val="24"/>
        </w:rPr>
        <w:t xml:space="preserve"> as well as by using the python programming </w:t>
      </w:r>
      <w:proofErr w:type="spellStart"/>
      <w:r w:rsidR="00E730E2">
        <w:rPr>
          <w:rFonts w:ascii="Times New Roman" w:hAnsi="Times New Roman" w:cs="Times New Roman"/>
          <w:sz w:val="24"/>
          <w:szCs w:val="24"/>
        </w:rPr>
        <w:t>cosepts</w:t>
      </w:r>
      <w:proofErr w:type="spellEnd"/>
      <w:r w:rsidR="00E730E2">
        <w:rPr>
          <w:rFonts w:ascii="Times New Roman" w:hAnsi="Times New Roman" w:cs="Times New Roman"/>
          <w:sz w:val="24"/>
          <w:szCs w:val="24"/>
        </w:rPr>
        <w:t xml:space="preserve"> are explained in this paper. </w:t>
      </w:r>
      <w:r w:rsidR="00627D76">
        <w:rPr>
          <w:rFonts w:ascii="Times New Roman" w:hAnsi="Times New Roman" w:cs="Times New Roman"/>
          <w:sz w:val="24"/>
          <w:szCs w:val="24"/>
        </w:rPr>
        <w:t xml:space="preserve"> </w:t>
      </w:r>
    </w:p>
    <w:p w14:paraId="3BA6A2A2" w14:textId="3FB430DE" w:rsidR="00627D76" w:rsidRPr="00627D76" w:rsidRDefault="00627D76" w:rsidP="00627D76">
      <w:pPr>
        <w:pStyle w:val="ListParagraph"/>
        <w:numPr>
          <w:ilvl w:val="0"/>
          <w:numId w:val="22"/>
        </w:numPr>
        <w:spacing w:line="360" w:lineRule="auto"/>
        <w:rPr>
          <w:rFonts w:ascii="Times New Roman" w:hAnsi="Times New Roman" w:cs="Times New Roman"/>
          <w:sz w:val="24"/>
          <w:szCs w:val="24"/>
        </w:rPr>
      </w:pPr>
      <w:r w:rsidRPr="00627D76">
        <w:rPr>
          <w:rFonts w:ascii="Times New Roman" w:hAnsi="Times New Roman" w:cs="Times New Roman"/>
          <w:b/>
          <w:bCs/>
          <w:sz w:val="24"/>
          <w:szCs w:val="24"/>
        </w:rPr>
        <w:t xml:space="preserve">Management Information System, </w:t>
      </w:r>
      <w:proofErr w:type="spellStart"/>
      <w:r w:rsidRPr="00627D76">
        <w:rPr>
          <w:rFonts w:ascii="Times New Roman" w:hAnsi="Times New Roman" w:cs="Times New Roman"/>
          <w:b/>
          <w:bCs/>
          <w:sz w:val="24"/>
          <w:szCs w:val="24"/>
          <w:lang w:val="en-IN"/>
        </w:rPr>
        <w:t>Honglei</w:t>
      </w:r>
      <w:proofErr w:type="spellEnd"/>
      <w:r w:rsidRPr="00627D76">
        <w:rPr>
          <w:rFonts w:ascii="Times New Roman" w:hAnsi="Times New Roman" w:cs="Times New Roman"/>
          <w:b/>
          <w:bCs/>
          <w:sz w:val="24"/>
          <w:szCs w:val="24"/>
          <w:lang w:val="en-IN"/>
        </w:rPr>
        <w:t xml:space="preserve"> </w:t>
      </w:r>
      <w:proofErr w:type="spellStart"/>
      <w:proofErr w:type="gramStart"/>
      <w:r w:rsidRPr="00627D76">
        <w:rPr>
          <w:rFonts w:ascii="Times New Roman" w:hAnsi="Times New Roman" w:cs="Times New Roman"/>
          <w:b/>
          <w:bCs/>
          <w:sz w:val="24"/>
          <w:szCs w:val="24"/>
          <w:lang w:val="en-IN"/>
        </w:rPr>
        <w:t>Bian</w:t>
      </w:r>
      <w:proofErr w:type="spellEnd"/>
      <w:r w:rsidRPr="00627D76">
        <w:rPr>
          <w:rFonts w:ascii="Times New Roman" w:hAnsi="Times New Roman" w:cs="Times New Roman"/>
          <w:sz w:val="24"/>
          <w:szCs w:val="24"/>
          <w:lang w:val="en-IN"/>
        </w:rPr>
        <w:t xml:space="preserve"> :</w:t>
      </w:r>
      <w:proofErr w:type="gramEnd"/>
      <w:r w:rsidRPr="00627D76">
        <w:rPr>
          <w:rFonts w:ascii="Times New Roman" w:hAnsi="Times New Roman" w:cs="Times New Roman"/>
          <w:sz w:val="24"/>
          <w:szCs w:val="24"/>
          <w:lang w:val="en-IN"/>
        </w:rPr>
        <w:t xml:space="preserve"> </w:t>
      </w:r>
      <w:r w:rsidRPr="00627D76">
        <w:rPr>
          <w:rFonts w:ascii="Times New Roman" w:hAnsi="Times New Roman" w:cs="Times New Roman"/>
          <w:sz w:val="24"/>
          <w:szCs w:val="24"/>
        </w:rPr>
        <w:t>This supermarket management system has realized</w:t>
      </w:r>
      <w:r>
        <w:rPr>
          <w:rFonts w:ascii="Times New Roman" w:hAnsi="Times New Roman" w:cs="Times New Roman"/>
          <w:sz w:val="24"/>
          <w:szCs w:val="24"/>
        </w:rPr>
        <w:t xml:space="preserve"> </w:t>
      </w:r>
      <w:r w:rsidRPr="00627D76">
        <w:rPr>
          <w:rFonts w:ascii="Times New Roman" w:hAnsi="Times New Roman" w:cs="Times New Roman"/>
          <w:sz w:val="24"/>
          <w:szCs w:val="24"/>
        </w:rPr>
        <w:t>th</w:t>
      </w:r>
      <w:r>
        <w:rPr>
          <w:rFonts w:ascii="Times New Roman" w:hAnsi="Times New Roman" w:cs="Times New Roman"/>
          <w:sz w:val="24"/>
          <w:szCs w:val="24"/>
        </w:rPr>
        <w:t xml:space="preserve">e </w:t>
      </w:r>
      <w:r w:rsidRPr="00627D76">
        <w:rPr>
          <w:rFonts w:ascii="Times New Roman" w:hAnsi="Times New Roman" w:cs="Times New Roman"/>
          <w:sz w:val="24"/>
          <w:szCs w:val="24"/>
        </w:rPr>
        <w:t>transmission and control of</w:t>
      </w:r>
      <w:r>
        <w:rPr>
          <w:rFonts w:ascii="Times New Roman" w:hAnsi="Times New Roman" w:cs="Times New Roman"/>
          <w:sz w:val="24"/>
          <w:szCs w:val="24"/>
        </w:rPr>
        <w:t xml:space="preserve"> </w:t>
      </w:r>
      <w:r w:rsidRPr="00627D76">
        <w:rPr>
          <w:rFonts w:ascii="Times New Roman" w:hAnsi="Times New Roman" w:cs="Times New Roman"/>
          <w:sz w:val="24"/>
          <w:szCs w:val="24"/>
        </w:rPr>
        <w:t>large</w:t>
      </w:r>
      <w:r>
        <w:rPr>
          <w:rFonts w:ascii="Times New Roman" w:hAnsi="Times New Roman" w:cs="Times New Roman"/>
          <w:sz w:val="24"/>
          <w:szCs w:val="24"/>
        </w:rPr>
        <w:t xml:space="preserve"> </w:t>
      </w:r>
      <w:r w:rsidRPr="00627D76">
        <w:rPr>
          <w:rFonts w:ascii="Times New Roman" w:hAnsi="Times New Roman" w:cs="Times New Roman"/>
          <w:sz w:val="24"/>
          <w:szCs w:val="24"/>
        </w:rPr>
        <w:t>goods</w:t>
      </w:r>
      <w:r w:rsidR="00E730E2">
        <w:rPr>
          <w:rFonts w:ascii="Times New Roman" w:hAnsi="Times New Roman" w:cs="Times New Roman"/>
          <w:sz w:val="24"/>
          <w:szCs w:val="24"/>
        </w:rPr>
        <w:t xml:space="preserve">. In this </w:t>
      </w:r>
      <w:proofErr w:type="spellStart"/>
      <w:proofErr w:type="gramStart"/>
      <w:r w:rsidR="00E730E2">
        <w:rPr>
          <w:rFonts w:ascii="Times New Roman" w:hAnsi="Times New Roman" w:cs="Times New Roman"/>
          <w:sz w:val="24"/>
          <w:szCs w:val="24"/>
        </w:rPr>
        <w:t>paper.In</w:t>
      </w:r>
      <w:proofErr w:type="spellEnd"/>
      <w:proofErr w:type="gramEnd"/>
      <w:r w:rsidR="00E730E2">
        <w:rPr>
          <w:rFonts w:ascii="Times New Roman" w:hAnsi="Times New Roman" w:cs="Times New Roman"/>
          <w:sz w:val="24"/>
          <w:szCs w:val="24"/>
        </w:rPr>
        <w:t xml:space="preserve"> this paper inform the information of the small and medium sized supermarket management </w:t>
      </w:r>
      <w:proofErr w:type="spellStart"/>
      <w:r w:rsidR="00E730E2">
        <w:rPr>
          <w:rFonts w:ascii="Times New Roman" w:hAnsi="Times New Roman" w:cs="Times New Roman"/>
          <w:sz w:val="24"/>
          <w:szCs w:val="24"/>
        </w:rPr>
        <w:t>techaniques</w:t>
      </w:r>
      <w:proofErr w:type="spellEnd"/>
      <w:r w:rsidR="00E730E2">
        <w:rPr>
          <w:rFonts w:ascii="Times New Roman" w:hAnsi="Times New Roman" w:cs="Times New Roman"/>
          <w:sz w:val="24"/>
          <w:szCs w:val="24"/>
        </w:rPr>
        <w:t xml:space="preserve"> and management system</w:t>
      </w:r>
    </w:p>
    <w:p w14:paraId="0CE72217" w14:textId="1BB88AB2" w:rsidR="00627D76" w:rsidRDefault="00E25010" w:rsidP="00627D76">
      <w:pPr>
        <w:spacing w:line="360" w:lineRule="auto"/>
        <w:jc w:val="both"/>
        <w:rPr>
          <w:b/>
          <w:bCs/>
          <w:sz w:val="28"/>
          <w:szCs w:val="28"/>
        </w:rPr>
      </w:pPr>
      <w:r w:rsidRPr="00627D76">
        <w:rPr>
          <w:rFonts w:ascii="Times New Roman" w:hAnsi="Times New Roman" w:cs="Times New Roman"/>
          <w:b/>
          <w:bCs/>
          <w:sz w:val="28"/>
          <w:szCs w:val="28"/>
          <w:u w:val="single"/>
        </w:rPr>
        <w:t>2.</w:t>
      </w:r>
      <w:r w:rsidR="00CF0922" w:rsidRPr="00627D76">
        <w:rPr>
          <w:rFonts w:ascii="Times New Roman" w:hAnsi="Times New Roman" w:cs="Times New Roman"/>
          <w:b/>
          <w:bCs/>
          <w:sz w:val="28"/>
          <w:szCs w:val="28"/>
          <w:u w:val="single"/>
        </w:rPr>
        <w:t>2</w:t>
      </w:r>
      <w:r w:rsidRPr="00627D76">
        <w:rPr>
          <w:rFonts w:ascii="Times New Roman" w:hAnsi="Times New Roman" w:cs="Times New Roman"/>
          <w:b/>
          <w:bCs/>
          <w:sz w:val="28"/>
          <w:szCs w:val="28"/>
          <w:u w:val="single"/>
        </w:rPr>
        <w:t xml:space="preserve"> Problem </w:t>
      </w:r>
      <w:proofErr w:type="spellStart"/>
      <w:r w:rsidR="001E463D" w:rsidRPr="00627D76">
        <w:rPr>
          <w:rFonts w:ascii="Times New Roman" w:hAnsi="Times New Roman" w:cs="Times New Roman"/>
          <w:b/>
          <w:bCs/>
          <w:sz w:val="28"/>
          <w:szCs w:val="28"/>
          <w:u w:val="single"/>
        </w:rPr>
        <w:t>Defination</w:t>
      </w:r>
      <w:proofErr w:type="spellEnd"/>
      <w:r w:rsidR="001843AF" w:rsidRPr="00627D76">
        <w:rPr>
          <w:rFonts w:ascii="Times New Roman" w:hAnsi="Times New Roman" w:cs="Times New Roman"/>
          <w:b/>
          <w:bCs/>
          <w:sz w:val="28"/>
          <w:szCs w:val="28"/>
          <w:u w:val="single"/>
        </w:rPr>
        <w:t>:</w:t>
      </w:r>
    </w:p>
    <w:p w14:paraId="3C7A2B65" w14:textId="664FD26A" w:rsidR="00E25010" w:rsidRPr="00627D76" w:rsidRDefault="00E25010" w:rsidP="00627D76">
      <w:pPr>
        <w:spacing w:line="360" w:lineRule="auto"/>
        <w:ind w:firstLine="720"/>
        <w:jc w:val="both"/>
        <w:rPr>
          <w:b/>
          <w:bCs/>
          <w:sz w:val="28"/>
          <w:szCs w:val="28"/>
        </w:rPr>
      </w:pPr>
      <w:r w:rsidRPr="003E75A6">
        <w:rPr>
          <w:rFonts w:ascii="Times New Roman" w:hAnsi="Times New Roman" w:cs="Times New Roman"/>
          <w:sz w:val="24"/>
          <w:szCs w:val="24"/>
        </w:rPr>
        <w:t xml:space="preserve">Being </w:t>
      </w:r>
      <w:proofErr w:type="gramStart"/>
      <w:r w:rsidRPr="003E75A6">
        <w:rPr>
          <w:rFonts w:ascii="Times New Roman" w:hAnsi="Times New Roman" w:cs="Times New Roman"/>
          <w:sz w:val="24"/>
          <w:szCs w:val="24"/>
        </w:rPr>
        <w:t>a Computer Technology student</w:t>
      </w:r>
      <w:proofErr w:type="gramEnd"/>
      <w:r w:rsidRPr="003E75A6">
        <w:rPr>
          <w:rFonts w:ascii="Times New Roman" w:hAnsi="Times New Roman" w:cs="Times New Roman"/>
          <w:sz w:val="24"/>
          <w:szCs w:val="24"/>
        </w:rPr>
        <w:t xml:space="preserve"> we had to go into the business department to learn some basic sales and supermarket management topics to increase our intellectual understanding on the project at hand it was really tasking Building a standard Supermarket management system was not an easy task looking at the problems of existing manual system.</w:t>
      </w:r>
    </w:p>
    <w:p w14:paraId="5AB84C1C" w14:textId="43AD5110" w:rsidR="00D57B97" w:rsidRPr="003E75A6" w:rsidRDefault="00E25010" w:rsidP="00627D76">
      <w:pPr>
        <w:spacing w:after="0" w:line="360" w:lineRule="auto"/>
        <w:ind w:firstLine="720"/>
        <w:jc w:val="both"/>
        <w:rPr>
          <w:rFonts w:ascii="Times New Roman" w:hAnsi="Times New Roman" w:cs="Times New Roman"/>
          <w:sz w:val="24"/>
          <w:szCs w:val="24"/>
        </w:rPr>
      </w:pPr>
      <w:r w:rsidRPr="003E75A6">
        <w:rPr>
          <w:rFonts w:ascii="Times New Roman" w:hAnsi="Times New Roman" w:cs="Times New Roman"/>
          <w:sz w:val="24"/>
          <w:szCs w:val="24"/>
        </w:rPr>
        <w:t>The factors for these difficulties are</w:t>
      </w:r>
      <w:r w:rsidR="001120DB">
        <w:rPr>
          <w:rFonts w:ascii="Times New Roman" w:hAnsi="Times New Roman" w:cs="Times New Roman"/>
          <w:sz w:val="24"/>
          <w:szCs w:val="24"/>
        </w:rPr>
        <w:t>:</w:t>
      </w:r>
    </w:p>
    <w:p w14:paraId="46613D27" w14:textId="38D13A84" w:rsidR="001120DB" w:rsidRDefault="00E25010" w:rsidP="00627D76">
      <w:pPr>
        <w:pStyle w:val="ListParagraph"/>
        <w:numPr>
          <w:ilvl w:val="0"/>
          <w:numId w:val="12"/>
        </w:numPr>
        <w:spacing w:after="0" w:line="360" w:lineRule="auto"/>
        <w:jc w:val="both"/>
        <w:rPr>
          <w:rFonts w:ascii="Times New Roman" w:hAnsi="Times New Roman" w:cs="Times New Roman"/>
          <w:sz w:val="24"/>
          <w:szCs w:val="24"/>
        </w:rPr>
      </w:pPr>
      <w:r w:rsidRPr="001120DB">
        <w:rPr>
          <w:rFonts w:ascii="Times New Roman" w:hAnsi="Times New Roman" w:cs="Times New Roman"/>
          <w:b/>
          <w:bCs/>
          <w:sz w:val="24"/>
          <w:szCs w:val="24"/>
        </w:rPr>
        <w:t>Time Consumption</w:t>
      </w:r>
      <w:r w:rsidR="001120DB" w:rsidRPr="001120DB">
        <w:rPr>
          <w:rFonts w:ascii="Times New Roman" w:hAnsi="Times New Roman" w:cs="Times New Roman"/>
          <w:b/>
          <w:bCs/>
          <w:sz w:val="24"/>
          <w:szCs w:val="24"/>
        </w:rPr>
        <w:t>:</w:t>
      </w:r>
      <w:r w:rsidRPr="001120DB">
        <w:rPr>
          <w:rFonts w:ascii="Times New Roman" w:hAnsi="Times New Roman" w:cs="Times New Roman"/>
          <w:sz w:val="24"/>
          <w:szCs w:val="24"/>
        </w:rPr>
        <w:t xml:space="preserve"> Manual systems are time consuming, as the business owner must keep track of Supermarket sales on a daily basis, while updating the system manually at the end of the day.</w:t>
      </w:r>
    </w:p>
    <w:p w14:paraId="6FBD56CD" w14:textId="77777777" w:rsidR="001120DB" w:rsidRDefault="00E25010" w:rsidP="001120DB">
      <w:pPr>
        <w:pStyle w:val="ListParagraph"/>
        <w:numPr>
          <w:ilvl w:val="0"/>
          <w:numId w:val="12"/>
        </w:numPr>
        <w:spacing w:after="0" w:line="360" w:lineRule="auto"/>
        <w:jc w:val="both"/>
        <w:rPr>
          <w:rFonts w:ascii="Times New Roman" w:hAnsi="Times New Roman" w:cs="Times New Roman"/>
          <w:sz w:val="24"/>
          <w:szCs w:val="24"/>
        </w:rPr>
      </w:pPr>
      <w:r w:rsidRPr="001120DB">
        <w:rPr>
          <w:rFonts w:ascii="Times New Roman" w:hAnsi="Times New Roman" w:cs="Times New Roman"/>
          <w:b/>
          <w:bCs/>
          <w:sz w:val="24"/>
          <w:szCs w:val="24"/>
        </w:rPr>
        <w:t>Poor Communication:</w:t>
      </w:r>
      <w:r w:rsidRPr="001120DB">
        <w:rPr>
          <w:rFonts w:ascii="Times New Roman" w:hAnsi="Times New Roman" w:cs="Times New Roman"/>
          <w:sz w:val="24"/>
          <w:szCs w:val="24"/>
        </w:rPr>
        <w:t xml:space="preserve"> A manual Supermarket system requires employees and managers to write down </w:t>
      </w:r>
      <w:proofErr w:type="spellStart"/>
      <w:r w:rsidRPr="001120DB">
        <w:rPr>
          <w:rFonts w:ascii="Times New Roman" w:hAnsi="Times New Roman" w:cs="Times New Roman"/>
          <w:sz w:val="24"/>
          <w:szCs w:val="24"/>
        </w:rPr>
        <w:t>cach</w:t>
      </w:r>
      <w:proofErr w:type="spellEnd"/>
      <w:r w:rsidRPr="001120DB">
        <w:rPr>
          <w:rFonts w:ascii="Times New Roman" w:hAnsi="Times New Roman" w:cs="Times New Roman"/>
          <w:sz w:val="24"/>
          <w:szCs w:val="24"/>
        </w:rPr>
        <w:t xml:space="preserve"> time an item is removed from the Supermarket. If one employee forgets to mention that the last coffee product has been removed from the Supermarket, a manager expects the item to still be available for a customer during a sale. Compared with a technical Supermarket system, a manual Supermarket system does not help the communication in the workplace.</w:t>
      </w:r>
    </w:p>
    <w:p w14:paraId="7AD45672" w14:textId="77777777" w:rsidR="001120DB" w:rsidRDefault="00E25010" w:rsidP="001120DB">
      <w:pPr>
        <w:pStyle w:val="ListParagraph"/>
        <w:numPr>
          <w:ilvl w:val="0"/>
          <w:numId w:val="12"/>
        </w:numPr>
        <w:spacing w:after="0" w:line="360" w:lineRule="auto"/>
        <w:jc w:val="both"/>
        <w:rPr>
          <w:rFonts w:ascii="Times New Roman" w:hAnsi="Times New Roman" w:cs="Times New Roman"/>
          <w:sz w:val="24"/>
          <w:szCs w:val="24"/>
        </w:rPr>
      </w:pPr>
      <w:r w:rsidRPr="001120DB">
        <w:rPr>
          <w:rFonts w:ascii="Times New Roman" w:hAnsi="Times New Roman" w:cs="Times New Roman"/>
          <w:b/>
          <w:bCs/>
          <w:sz w:val="24"/>
          <w:szCs w:val="24"/>
        </w:rPr>
        <w:lastRenderedPageBreak/>
        <w:t>Physical Counts:</w:t>
      </w:r>
      <w:r w:rsidRPr="001120DB">
        <w:rPr>
          <w:rFonts w:ascii="Times New Roman" w:hAnsi="Times New Roman" w:cs="Times New Roman"/>
          <w:sz w:val="24"/>
          <w:szCs w:val="24"/>
        </w:rPr>
        <w:t xml:space="preserve"> A manual Supermarket system does not provide any number, as all numbers from the Supermarket are gained through physical Supermarket counts. One of the difficulties of running a manual Supermarket system is that physical Supermarket counts must be performed frequently to cool the items in the Supermarket. This is time consuming and can cost the business money, if employees must come in to help out outside of business hours.</w:t>
      </w:r>
    </w:p>
    <w:p w14:paraId="764B7CEF" w14:textId="77777777" w:rsidR="001120DB" w:rsidRDefault="00E25010" w:rsidP="001120DB">
      <w:pPr>
        <w:pStyle w:val="ListParagraph"/>
        <w:numPr>
          <w:ilvl w:val="0"/>
          <w:numId w:val="12"/>
        </w:numPr>
        <w:spacing w:after="0" w:line="360" w:lineRule="auto"/>
        <w:jc w:val="both"/>
        <w:rPr>
          <w:rFonts w:ascii="Times New Roman" w:hAnsi="Times New Roman" w:cs="Times New Roman"/>
          <w:sz w:val="24"/>
          <w:szCs w:val="24"/>
        </w:rPr>
      </w:pPr>
      <w:r w:rsidRPr="001120DB">
        <w:rPr>
          <w:rFonts w:ascii="Times New Roman" w:hAnsi="Times New Roman" w:cs="Times New Roman"/>
          <w:b/>
          <w:bCs/>
          <w:sz w:val="24"/>
          <w:szCs w:val="24"/>
        </w:rPr>
        <w:t xml:space="preserve"> Daily Purchases:</w:t>
      </w:r>
      <w:r w:rsidRPr="001120DB">
        <w:rPr>
          <w:rFonts w:ascii="Times New Roman" w:hAnsi="Times New Roman" w:cs="Times New Roman"/>
          <w:sz w:val="24"/>
          <w:szCs w:val="24"/>
        </w:rPr>
        <w:t xml:space="preserve"> Keeping track of daily purchases is another difficult controlling measure with manual Supermarket systems. A </w:t>
      </w:r>
      <w:proofErr w:type="spellStart"/>
      <w:r w:rsidRPr="001120DB">
        <w:rPr>
          <w:rFonts w:ascii="Times New Roman" w:hAnsi="Times New Roman" w:cs="Times New Roman"/>
          <w:sz w:val="24"/>
          <w:szCs w:val="24"/>
        </w:rPr>
        <w:t>manaal</w:t>
      </w:r>
      <w:proofErr w:type="spellEnd"/>
      <w:r w:rsidRPr="001120DB">
        <w:rPr>
          <w:rFonts w:ascii="Times New Roman" w:hAnsi="Times New Roman" w:cs="Times New Roman"/>
          <w:sz w:val="24"/>
          <w:szCs w:val="24"/>
        </w:rPr>
        <w:t xml:space="preserve"> Supermarket system requires the employees to write down the items sold during a single work day. This can be a difficult task, as one employee may lose the list of items sold or another may forget to write down a sale.</w:t>
      </w:r>
    </w:p>
    <w:p w14:paraId="13DDC265" w14:textId="5CF46143" w:rsidR="00627D76" w:rsidRDefault="00E25010" w:rsidP="00E25010">
      <w:pPr>
        <w:pStyle w:val="ListParagraph"/>
        <w:numPr>
          <w:ilvl w:val="0"/>
          <w:numId w:val="12"/>
        </w:numPr>
        <w:spacing w:after="0" w:line="360" w:lineRule="auto"/>
        <w:jc w:val="both"/>
        <w:rPr>
          <w:rFonts w:ascii="Times New Roman" w:hAnsi="Times New Roman" w:cs="Times New Roman"/>
          <w:sz w:val="24"/>
          <w:szCs w:val="24"/>
        </w:rPr>
      </w:pPr>
      <w:r w:rsidRPr="001120DB">
        <w:rPr>
          <w:rFonts w:ascii="Times New Roman" w:hAnsi="Times New Roman" w:cs="Times New Roman"/>
          <w:b/>
          <w:bCs/>
          <w:sz w:val="24"/>
          <w:szCs w:val="24"/>
        </w:rPr>
        <w:t>Ordering Supplies:</w:t>
      </w:r>
      <w:r w:rsidRPr="001120DB">
        <w:rPr>
          <w:rFonts w:ascii="Times New Roman" w:hAnsi="Times New Roman" w:cs="Times New Roman"/>
          <w:sz w:val="24"/>
          <w:szCs w:val="24"/>
        </w:rPr>
        <w:t xml:space="preserve"> A manual Supermarket system does not update at the end of</w:t>
      </w:r>
      <w:r w:rsidR="001120DB">
        <w:rPr>
          <w:rFonts w:ascii="Times New Roman" w:hAnsi="Times New Roman" w:cs="Times New Roman"/>
          <w:sz w:val="24"/>
          <w:szCs w:val="24"/>
        </w:rPr>
        <w:t xml:space="preserve"> </w:t>
      </w:r>
      <w:r w:rsidRPr="001120DB">
        <w:rPr>
          <w:rFonts w:ascii="Times New Roman" w:hAnsi="Times New Roman" w:cs="Times New Roman"/>
          <w:sz w:val="24"/>
          <w:szCs w:val="24"/>
        </w:rPr>
        <w:t>the day with updated Supermarket</w:t>
      </w:r>
    </w:p>
    <w:p w14:paraId="663B6BD7" w14:textId="6906759E" w:rsidR="00E25010" w:rsidRPr="00627D76" w:rsidRDefault="00E25010" w:rsidP="00627D76">
      <w:pPr>
        <w:spacing w:after="0" w:line="360" w:lineRule="auto"/>
        <w:jc w:val="both"/>
        <w:rPr>
          <w:rFonts w:ascii="Times New Roman" w:hAnsi="Times New Roman" w:cs="Times New Roman"/>
          <w:sz w:val="24"/>
          <w:szCs w:val="24"/>
        </w:rPr>
      </w:pPr>
      <w:r w:rsidRPr="00627D76">
        <w:rPr>
          <w:rFonts w:ascii="Times New Roman" w:hAnsi="Times New Roman" w:cs="Times New Roman"/>
          <w:b/>
          <w:bCs/>
          <w:sz w:val="28"/>
          <w:szCs w:val="28"/>
          <w:u w:val="single"/>
        </w:rPr>
        <w:t>2.</w:t>
      </w:r>
      <w:r w:rsidR="00C0252A" w:rsidRPr="00627D76">
        <w:rPr>
          <w:rFonts w:ascii="Times New Roman" w:hAnsi="Times New Roman" w:cs="Times New Roman"/>
          <w:b/>
          <w:bCs/>
          <w:sz w:val="28"/>
          <w:szCs w:val="28"/>
          <w:u w:val="single"/>
        </w:rPr>
        <w:t xml:space="preserve">3 </w:t>
      </w:r>
      <w:r w:rsidRPr="00627D76">
        <w:rPr>
          <w:rFonts w:ascii="Times New Roman" w:hAnsi="Times New Roman" w:cs="Times New Roman"/>
          <w:b/>
          <w:bCs/>
          <w:sz w:val="28"/>
          <w:szCs w:val="28"/>
          <w:u w:val="single"/>
        </w:rPr>
        <w:t>Objective</w:t>
      </w:r>
    </w:p>
    <w:p w14:paraId="15D6D8BB" w14:textId="535ED6D1" w:rsidR="00E25010" w:rsidRPr="001120DB" w:rsidRDefault="004A4FF9" w:rsidP="00627D76">
      <w:pPr>
        <w:spacing w:after="0" w:line="360" w:lineRule="auto"/>
        <w:ind w:firstLine="360"/>
        <w:jc w:val="both"/>
        <w:rPr>
          <w:rFonts w:ascii="Times New Roman" w:hAnsi="Times New Roman" w:cs="Times New Roman"/>
          <w:sz w:val="24"/>
          <w:szCs w:val="24"/>
        </w:rPr>
      </w:pPr>
      <w:r w:rsidRPr="001120DB">
        <w:rPr>
          <w:rFonts w:ascii="Times New Roman" w:hAnsi="Times New Roman" w:cs="Times New Roman"/>
          <w:sz w:val="24"/>
          <w:szCs w:val="24"/>
        </w:rPr>
        <w:t xml:space="preserve">The main objective of the project is to make software fat in processing and it should be used or a long time without error and maintenance. Provides a </w:t>
      </w:r>
      <w:proofErr w:type="spellStart"/>
      <w:r w:rsidRPr="001120DB">
        <w:rPr>
          <w:rFonts w:ascii="Times New Roman" w:hAnsi="Times New Roman" w:cs="Times New Roman"/>
          <w:sz w:val="24"/>
          <w:szCs w:val="24"/>
        </w:rPr>
        <w:t>convinent</w:t>
      </w:r>
      <w:proofErr w:type="spellEnd"/>
      <w:r w:rsidRPr="001120DB">
        <w:rPr>
          <w:rFonts w:ascii="Times New Roman" w:hAnsi="Times New Roman" w:cs="Times New Roman"/>
          <w:sz w:val="24"/>
          <w:szCs w:val="24"/>
        </w:rPr>
        <w:t xml:space="preserve"> solution of billing pattern and make an </w:t>
      </w:r>
      <w:proofErr w:type="gramStart"/>
      <w:r w:rsidRPr="001120DB">
        <w:rPr>
          <w:rFonts w:ascii="Times New Roman" w:hAnsi="Times New Roman" w:cs="Times New Roman"/>
          <w:sz w:val="24"/>
          <w:szCs w:val="24"/>
        </w:rPr>
        <w:t>easy to use</w:t>
      </w:r>
      <w:proofErr w:type="gramEnd"/>
      <w:r w:rsidRPr="001120DB">
        <w:rPr>
          <w:rFonts w:ascii="Times New Roman" w:hAnsi="Times New Roman" w:cs="Times New Roman"/>
          <w:sz w:val="24"/>
          <w:szCs w:val="24"/>
        </w:rPr>
        <w:t xml:space="preserve"> environment for users and customers,</w:t>
      </w:r>
    </w:p>
    <w:p w14:paraId="7863FC6B" w14:textId="1B2F4032" w:rsidR="004A4FF9" w:rsidRPr="001120DB" w:rsidRDefault="004A4FF9" w:rsidP="001120DB">
      <w:pPr>
        <w:pStyle w:val="ListParagraph"/>
        <w:numPr>
          <w:ilvl w:val="0"/>
          <w:numId w:val="6"/>
        </w:numPr>
        <w:spacing w:after="0" w:line="360" w:lineRule="auto"/>
        <w:jc w:val="both"/>
        <w:rPr>
          <w:rFonts w:ascii="Times New Roman" w:hAnsi="Times New Roman" w:cs="Times New Roman"/>
          <w:sz w:val="24"/>
          <w:szCs w:val="24"/>
        </w:rPr>
      </w:pPr>
      <w:r w:rsidRPr="001120DB">
        <w:rPr>
          <w:rFonts w:ascii="Times New Roman" w:hAnsi="Times New Roman" w:cs="Times New Roman"/>
          <w:b/>
          <w:bCs/>
          <w:sz w:val="24"/>
          <w:szCs w:val="24"/>
        </w:rPr>
        <w:t>Automation-</w:t>
      </w:r>
      <w:r w:rsidRPr="001120DB">
        <w:rPr>
          <w:rFonts w:ascii="Times New Roman" w:hAnsi="Times New Roman" w:cs="Times New Roman"/>
          <w:sz w:val="24"/>
          <w:szCs w:val="24"/>
        </w:rPr>
        <w:t xml:space="preserve"> The application automates each and every activity of the manual system and increases its throughput. Thus, the response time of the system is very less and it works very fast.</w:t>
      </w:r>
    </w:p>
    <w:p w14:paraId="7EBE7190" w14:textId="62355DA8" w:rsidR="004A4FF9" w:rsidRPr="001120DB" w:rsidRDefault="004A4FF9" w:rsidP="001120DB">
      <w:pPr>
        <w:pStyle w:val="ListParagraph"/>
        <w:numPr>
          <w:ilvl w:val="0"/>
          <w:numId w:val="6"/>
        </w:numPr>
        <w:spacing w:after="0" w:line="360" w:lineRule="auto"/>
        <w:jc w:val="both"/>
        <w:rPr>
          <w:rFonts w:ascii="Times New Roman" w:hAnsi="Times New Roman" w:cs="Times New Roman"/>
          <w:sz w:val="24"/>
          <w:szCs w:val="24"/>
        </w:rPr>
      </w:pPr>
      <w:r w:rsidRPr="001120DB">
        <w:rPr>
          <w:rFonts w:ascii="Times New Roman" w:hAnsi="Times New Roman" w:cs="Times New Roman"/>
          <w:b/>
          <w:bCs/>
          <w:sz w:val="24"/>
          <w:szCs w:val="24"/>
        </w:rPr>
        <w:t>Accuracy-</w:t>
      </w:r>
      <w:r w:rsidRPr="001120DB">
        <w:rPr>
          <w:rFonts w:ascii="Times New Roman" w:hAnsi="Times New Roman" w:cs="Times New Roman"/>
          <w:sz w:val="24"/>
          <w:szCs w:val="24"/>
        </w:rPr>
        <w:t xml:space="preserve"> The application provides the user a quick response with very accurate information regarding the bill calculation and customer detail etc. any details or system in an accurate manner, as when required.</w:t>
      </w:r>
    </w:p>
    <w:p w14:paraId="3456E8D3" w14:textId="54A26AA4" w:rsidR="004A4FF9" w:rsidRPr="001120DB" w:rsidRDefault="004A4FF9" w:rsidP="001120DB">
      <w:pPr>
        <w:pStyle w:val="ListParagraph"/>
        <w:numPr>
          <w:ilvl w:val="0"/>
          <w:numId w:val="6"/>
        </w:numPr>
        <w:spacing w:after="0" w:line="360" w:lineRule="auto"/>
        <w:jc w:val="both"/>
        <w:rPr>
          <w:rFonts w:ascii="Times New Roman" w:hAnsi="Times New Roman" w:cs="Times New Roman"/>
          <w:sz w:val="24"/>
          <w:szCs w:val="24"/>
        </w:rPr>
      </w:pPr>
      <w:r w:rsidRPr="001120DB">
        <w:rPr>
          <w:rFonts w:ascii="Times New Roman" w:hAnsi="Times New Roman" w:cs="Times New Roman"/>
          <w:b/>
          <w:bCs/>
          <w:sz w:val="24"/>
          <w:szCs w:val="24"/>
        </w:rPr>
        <w:t>User Friendly-</w:t>
      </w:r>
      <w:r w:rsidRPr="001120DB">
        <w:rPr>
          <w:rFonts w:ascii="Times New Roman" w:hAnsi="Times New Roman" w:cs="Times New Roman"/>
          <w:sz w:val="24"/>
          <w:szCs w:val="24"/>
        </w:rPr>
        <w:t xml:space="preserve"> The application Supermarket Billing System has a very </w:t>
      </w:r>
      <w:proofErr w:type="spellStart"/>
      <w:r w:rsidRPr="001120DB">
        <w:rPr>
          <w:rFonts w:ascii="Times New Roman" w:hAnsi="Times New Roman" w:cs="Times New Roman"/>
          <w:sz w:val="24"/>
          <w:szCs w:val="24"/>
        </w:rPr>
        <w:t>usre</w:t>
      </w:r>
      <w:proofErr w:type="spellEnd"/>
      <w:r w:rsidRPr="001120DB">
        <w:rPr>
          <w:rFonts w:ascii="Times New Roman" w:hAnsi="Times New Roman" w:cs="Times New Roman"/>
          <w:sz w:val="24"/>
          <w:szCs w:val="24"/>
        </w:rPr>
        <w:t xml:space="preserve"> friendly i</w:t>
      </w:r>
      <w:r w:rsidR="0012140A" w:rsidRPr="001120DB">
        <w:rPr>
          <w:rFonts w:ascii="Times New Roman" w:hAnsi="Times New Roman" w:cs="Times New Roman"/>
          <w:sz w:val="24"/>
          <w:szCs w:val="24"/>
        </w:rPr>
        <w:t>nterface. Thus, the users will fully very easy to work on it. The application provide accuracy along with a pleasant interface. Make the present manual system more interactive, speedy and user friendly.</w:t>
      </w:r>
    </w:p>
    <w:p w14:paraId="75E2031F" w14:textId="3D32064F" w:rsidR="0012140A" w:rsidRPr="001120DB" w:rsidRDefault="0012140A" w:rsidP="001120DB">
      <w:pPr>
        <w:pStyle w:val="ListParagraph"/>
        <w:numPr>
          <w:ilvl w:val="0"/>
          <w:numId w:val="6"/>
        </w:numPr>
        <w:spacing w:after="0" w:line="360" w:lineRule="auto"/>
        <w:jc w:val="both"/>
        <w:rPr>
          <w:rFonts w:ascii="Times New Roman" w:hAnsi="Times New Roman" w:cs="Times New Roman"/>
          <w:sz w:val="24"/>
          <w:szCs w:val="24"/>
        </w:rPr>
      </w:pPr>
      <w:r w:rsidRPr="001120DB">
        <w:rPr>
          <w:rFonts w:ascii="Times New Roman" w:hAnsi="Times New Roman" w:cs="Times New Roman"/>
          <w:b/>
          <w:bCs/>
          <w:sz w:val="24"/>
          <w:szCs w:val="24"/>
        </w:rPr>
        <w:t>Availability-</w:t>
      </w:r>
      <w:r w:rsidRPr="001120DB">
        <w:rPr>
          <w:rFonts w:ascii="Times New Roman" w:hAnsi="Times New Roman" w:cs="Times New Roman"/>
          <w:sz w:val="24"/>
          <w:szCs w:val="24"/>
        </w:rPr>
        <w:t>All the Billing details stored permanently in the database admin can see the data, whatever needed.</w:t>
      </w:r>
    </w:p>
    <w:p w14:paraId="4328D4E0" w14:textId="23958244" w:rsidR="0012140A" w:rsidRPr="001120DB" w:rsidRDefault="0012140A" w:rsidP="001120DB">
      <w:pPr>
        <w:pStyle w:val="ListParagraph"/>
        <w:numPr>
          <w:ilvl w:val="0"/>
          <w:numId w:val="6"/>
        </w:numPr>
        <w:spacing w:after="0" w:line="360" w:lineRule="auto"/>
        <w:jc w:val="both"/>
        <w:rPr>
          <w:rFonts w:ascii="Times New Roman" w:hAnsi="Times New Roman" w:cs="Times New Roman"/>
          <w:sz w:val="24"/>
          <w:szCs w:val="24"/>
        </w:rPr>
      </w:pPr>
      <w:r w:rsidRPr="001120DB">
        <w:rPr>
          <w:rFonts w:ascii="Times New Roman" w:hAnsi="Times New Roman" w:cs="Times New Roman"/>
          <w:b/>
          <w:bCs/>
          <w:sz w:val="24"/>
          <w:szCs w:val="24"/>
        </w:rPr>
        <w:t>Maintain Cost-</w:t>
      </w:r>
      <w:r w:rsidRPr="001120DB">
        <w:rPr>
          <w:rFonts w:ascii="Times New Roman" w:hAnsi="Times New Roman" w:cs="Times New Roman"/>
          <w:sz w:val="24"/>
          <w:szCs w:val="24"/>
        </w:rPr>
        <w:t xml:space="preserve"> Reduce the cost of maintenance. It is standalone application so no </w:t>
      </w:r>
      <w:proofErr w:type="spellStart"/>
      <w:r w:rsidRPr="001120DB">
        <w:rPr>
          <w:rFonts w:ascii="Times New Roman" w:hAnsi="Times New Roman" w:cs="Times New Roman"/>
          <w:sz w:val="24"/>
          <w:szCs w:val="24"/>
        </w:rPr>
        <w:t>reqire</w:t>
      </w:r>
      <w:proofErr w:type="spellEnd"/>
      <w:r w:rsidRPr="001120DB">
        <w:rPr>
          <w:rFonts w:ascii="Times New Roman" w:hAnsi="Times New Roman" w:cs="Times New Roman"/>
          <w:sz w:val="24"/>
          <w:szCs w:val="24"/>
        </w:rPr>
        <w:t xml:space="preserve"> of cost for maintain it.</w:t>
      </w:r>
    </w:p>
    <w:p w14:paraId="20B74F32" w14:textId="77777777" w:rsidR="00436B25" w:rsidRDefault="00436B25" w:rsidP="001120DB">
      <w:pPr>
        <w:spacing w:after="0" w:line="360" w:lineRule="auto"/>
        <w:jc w:val="both"/>
        <w:rPr>
          <w:rFonts w:ascii="Times New Roman" w:hAnsi="Times New Roman" w:cs="Times New Roman"/>
          <w:b/>
          <w:bCs/>
          <w:sz w:val="28"/>
          <w:szCs w:val="28"/>
          <w:u w:val="single"/>
        </w:rPr>
      </w:pPr>
    </w:p>
    <w:p w14:paraId="69BBB9D2" w14:textId="77777777" w:rsidR="00436B25" w:rsidRDefault="00436B25" w:rsidP="001120DB">
      <w:pPr>
        <w:spacing w:after="0" w:line="360" w:lineRule="auto"/>
        <w:jc w:val="both"/>
        <w:rPr>
          <w:rFonts w:ascii="Times New Roman" w:hAnsi="Times New Roman" w:cs="Times New Roman"/>
          <w:b/>
          <w:bCs/>
          <w:sz w:val="28"/>
          <w:szCs w:val="28"/>
          <w:u w:val="single"/>
        </w:rPr>
      </w:pPr>
    </w:p>
    <w:p w14:paraId="39B336FB" w14:textId="3365F6D9" w:rsidR="0012140A" w:rsidRPr="00CF0922" w:rsidRDefault="0012140A" w:rsidP="00436B25">
      <w:pPr>
        <w:spacing w:after="0" w:line="360" w:lineRule="auto"/>
        <w:jc w:val="both"/>
        <w:rPr>
          <w:rFonts w:ascii="Times New Roman" w:hAnsi="Times New Roman" w:cs="Times New Roman"/>
          <w:b/>
          <w:bCs/>
          <w:sz w:val="24"/>
          <w:szCs w:val="24"/>
          <w:u w:val="single"/>
        </w:rPr>
      </w:pPr>
      <w:r w:rsidRPr="00CF0922">
        <w:rPr>
          <w:rFonts w:ascii="Times New Roman" w:hAnsi="Times New Roman" w:cs="Times New Roman"/>
          <w:b/>
          <w:bCs/>
          <w:sz w:val="28"/>
          <w:szCs w:val="28"/>
          <w:u w:val="single"/>
        </w:rPr>
        <w:lastRenderedPageBreak/>
        <w:t>2.</w:t>
      </w:r>
      <w:r w:rsidR="00C0252A">
        <w:rPr>
          <w:rFonts w:ascii="Times New Roman" w:hAnsi="Times New Roman" w:cs="Times New Roman"/>
          <w:b/>
          <w:bCs/>
          <w:sz w:val="28"/>
          <w:szCs w:val="28"/>
          <w:u w:val="single"/>
        </w:rPr>
        <w:t>4</w:t>
      </w:r>
      <w:r w:rsidRPr="00CF0922">
        <w:rPr>
          <w:rFonts w:ascii="Times New Roman" w:hAnsi="Times New Roman" w:cs="Times New Roman"/>
          <w:b/>
          <w:bCs/>
          <w:sz w:val="28"/>
          <w:szCs w:val="28"/>
          <w:u w:val="single"/>
        </w:rPr>
        <w:t xml:space="preserve"> Scoop of the study</w:t>
      </w:r>
    </w:p>
    <w:p w14:paraId="477E1BB1" w14:textId="52345A72" w:rsidR="0012140A" w:rsidRPr="001120DB" w:rsidRDefault="0012140A" w:rsidP="00436B25">
      <w:pPr>
        <w:spacing w:after="0" w:line="360" w:lineRule="auto"/>
        <w:jc w:val="both"/>
        <w:rPr>
          <w:rFonts w:ascii="Times New Roman" w:hAnsi="Times New Roman" w:cs="Times New Roman"/>
          <w:sz w:val="24"/>
          <w:szCs w:val="24"/>
        </w:rPr>
      </w:pPr>
      <w:r w:rsidRPr="001120DB">
        <w:rPr>
          <w:rFonts w:ascii="Times New Roman" w:hAnsi="Times New Roman" w:cs="Times New Roman"/>
          <w:sz w:val="24"/>
          <w:szCs w:val="24"/>
        </w:rPr>
        <w:tab/>
        <w:t>Scope is more at certain area where billing is required and it also avoid the fake dealers. Easy to maintain in future prospect. It provides quick way of operation by capturing the manual process and automating th</w:t>
      </w:r>
      <w:r w:rsidR="00606B81" w:rsidRPr="001120DB">
        <w:rPr>
          <w:rFonts w:ascii="Times New Roman" w:hAnsi="Times New Roman" w:cs="Times New Roman"/>
          <w:sz w:val="24"/>
          <w:szCs w:val="24"/>
        </w:rPr>
        <w:t xml:space="preserve">em. This project is helpful to computerize the item transaction, sales activity record keeping </w:t>
      </w:r>
      <w:proofErr w:type="spellStart"/>
      <w:r w:rsidR="00606B81" w:rsidRPr="001120DB">
        <w:rPr>
          <w:rFonts w:ascii="Times New Roman" w:hAnsi="Times New Roman" w:cs="Times New Roman"/>
          <w:sz w:val="24"/>
          <w:szCs w:val="24"/>
        </w:rPr>
        <w:t>wich</w:t>
      </w:r>
      <w:proofErr w:type="spellEnd"/>
      <w:r w:rsidR="00606B81" w:rsidRPr="001120DB">
        <w:rPr>
          <w:rFonts w:ascii="Times New Roman" w:hAnsi="Times New Roman" w:cs="Times New Roman"/>
          <w:sz w:val="24"/>
          <w:szCs w:val="24"/>
        </w:rPr>
        <w:t xml:space="preserve"> is very huge task and maintaining the </w:t>
      </w:r>
      <w:proofErr w:type="gramStart"/>
      <w:r w:rsidR="00606B81" w:rsidRPr="001120DB">
        <w:rPr>
          <w:rFonts w:ascii="Times New Roman" w:hAnsi="Times New Roman" w:cs="Times New Roman"/>
          <w:sz w:val="24"/>
          <w:szCs w:val="24"/>
        </w:rPr>
        <w:t>stock .</w:t>
      </w:r>
      <w:proofErr w:type="gramEnd"/>
    </w:p>
    <w:p w14:paraId="3D7EA6F3" w14:textId="5CD751C1" w:rsidR="00606B81" w:rsidRPr="001120DB" w:rsidRDefault="00606B81" w:rsidP="00436B25">
      <w:pPr>
        <w:spacing w:after="0" w:line="360" w:lineRule="auto"/>
        <w:jc w:val="both"/>
        <w:rPr>
          <w:rFonts w:ascii="Times New Roman" w:hAnsi="Times New Roman" w:cs="Times New Roman"/>
          <w:sz w:val="24"/>
          <w:szCs w:val="24"/>
        </w:rPr>
      </w:pPr>
      <w:r w:rsidRPr="001120DB">
        <w:rPr>
          <w:rFonts w:ascii="Times New Roman" w:hAnsi="Times New Roman" w:cs="Times New Roman"/>
          <w:sz w:val="24"/>
          <w:szCs w:val="24"/>
        </w:rPr>
        <w:t>This project will help the admin to</w:t>
      </w:r>
    </w:p>
    <w:p w14:paraId="4B6832F4" w14:textId="72510C2A" w:rsidR="00606B81" w:rsidRPr="001120DB" w:rsidRDefault="00606B81" w:rsidP="00436B25">
      <w:pPr>
        <w:pStyle w:val="ListParagraph"/>
        <w:numPr>
          <w:ilvl w:val="0"/>
          <w:numId w:val="8"/>
        </w:numPr>
        <w:spacing w:after="0" w:line="360" w:lineRule="auto"/>
        <w:jc w:val="both"/>
        <w:rPr>
          <w:rFonts w:ascii="Times New Roman" w:hAnsi="Times New Roman" w:cs="Times New Roman"/>
          <w:sz w:val="24"/>
          <w:szCs w:val="24"/>
        </w:rPr>
      </w:pPr>
      <w:r w:rsidRPr="001120DB">
        <w:rPr>
          <w:rFonts w:ascii="Times New Roman" w:hAnsi="Times New Roman" w:cs="Times New Roman"/>
          <w:sz w:val="24"/>
          <w:szCs w:val="24"/>
        </w:rPr>
        <w:t>Calculate the bill.</w:t>
      </w:r>
    </w:p>
    <w:p w14:paraId="0C3667A9" w14:textId="5E2D35D3" w:rsidR="00E25010" w:rsidRPr="001120DB" w:rsidRDefault="00606B81" w:rsidP="00436B25">
      <w:pPr>
        <w:pStyle w:val="ListParagraph"/>
        <w:numPr>
          <w:ilvl w:val="0"/>
          <w:numId w:val="8"/>
        </w:numPr>
        <w:spacing w:after="0" w:line="360" w:lineRule="auto"/>
        <w:jc w:val="both"/>
        <w:rPr>
          <w:rFonts w:ascii="Times New Roman" w:hAnsi="Times New Roman" w:cs="Times New Roman"/>
          <w:sz w:val="24"/>
          <w:szCs w:val="24"/>
        </w:rPr>
      </w:pPr>
      <w:r w:rsidRPr="001120DB">
        <w:rPr>
          <w:rFonts w:ascii="Times New Roman" w:hAnsi="Times New Roman" w:cs="Times New Roman"/>
          <w:sz w:val="24"/>
          <w:szCs w:val="24"/>
        </w:rPr>
        <w:t>Give the bill to the customer.</w:t>
      </w:r>
    </w:p>
    <w:p w14:paraId="0776D897" w14:textId="196652A9" w:rsidR="00606B81" w:rsidRPr="001120DB" w:rsidRDefault="00606B81" w:rsidP="00436B25">
      <w:pPr>
        <w:pStyle w:val="ListParagraph"/>
        <w:numPr>
          <w:ilvl w:val="0"/>
          <w:numId w:val="8"/>
        </w:numPr>
        <w:spacing w:after="0" w:line="360" w:lineRule="auto"/>
        <w:jc w:val="both"/>
        <w:rPr>
          <w:rFonts w:ascii="Times New Roman" w:hAnsi="Times New Roman" w:cs="Times New Roman"/>
          <w:sz w:val="24"/>
          <w:szCs w:val="24"/>
        </w:rPr>
      </w:pPr>
      <w:r w:rsidRPr="001120DB">
        <w:rPr>
          <w:rFonts w:ascii="Times New Roman" w:hAnsi="Times New Roman" w:cs="Times New Roman"/>
          <w:sz w:val="24"/>
          <w:szCs w:val="24"/>
        </w:rPr>
        <w:t>Store how many products are sold.</w:t>
      </w:r>
    </w:p>
    <w:p w14:paraId="057DE88D" w14:textId="5E562C87" w:rsidR="00606B81" w:rsidRPr="001120DB" w:rsidRDefault="00606B81" w:rsidP="00436B25">
      <w:pPr>
        <w:pStyle w:val="ListParagraph"/>
        <w:numPr>
          <w:ilvl w:val="0"/>
          <w:numId w:val="8"/>
        </w:numPr>
        <w:spacing w:after="0" w:line="360" w:lineRule="auto"/>
        <w:jc w:val="both"/>
        <w:rPr>
          <w:rFonts w:ascii="Times New Roman" w:hAnsi="Times New Roman" w:cs="Times New Roman"/>
          <w:sz w:val="24"/>
          <w:szCs w:val="24"/>
        </w:rPr>
      </w:pPr>
      <w:r w:rsidRPr="001120DB">
        <w:rPr>
          <w:rFonts w:ascii="Times New Roman" w:hAnsi="Times New Roman" w:cs="Times New Roman"/>
          <w:sz w:val="24"/>
          <w:szCs w:val="24"/>
        </w:rPr>
        <w:t>Store products and their prices and with other information.</w:t>
      </w:r>
    </w:p>
    <w:p w14:paraId="2AF71B13" w14:textId="63E3D788" w:rsidR="00606B81" w:rsidRPr="003E75A6" w:rsidRDefault="00606B81" w:rsidP="001120DB">
      <w:pPr>
        <w:pStyle w:val="ListParagraph"/>
        <w:numPr>
          <w:ilvl w:val="0"/>
          <w:numId w:val="8"/>
        </w:numPr>
        <w:spacing w:after="0" w:line="360" w:lineRule="auto"/>
        <w:jc w:val="both"/>
        <w:rPr>
          <w:rFonts w:ascii="Times New Roman" w:hAnsi="Times New Roman" w:cs="Times New Roman"/>
          <w:sz w:val="28"/>
          <w:szCs w:val="28"/>
        </w:rPr>
      </w:pPr>
      <w:r w:rsidRPr="001120DB">
        <w:rPr>
          <w:rFonts w:ascii="Times New Roman" w:hAnsi="Times New Roman" w:cs="Times New Roman"/>
          <w:sz w:val="24"/>
          <w:szCs w:val="24"/>
        </w:rPr>
        <w:t>See the rates of discounts on the products</w:t>
      </w:r>
      <w:r w:rsidRPr="003E75A6">
        <w:rPr>
          <w:rFonts w:ascii="Times New Roman" w:hAnsi="Times New Roman" w:cs="Times New Roman"/>
          <w:sz w:val="28"/>
          <w:szCs w:val="28"/>
        </w:rPr>
        <w:t>.</w:t>
      </w:r>
    </w:p>
    <w:p w14:paraId="11F84C45" w14:textId="7D92A1AB" w:rsidR="00895488" w:rsidRPr="003E75A6" w:rsidRDefault="00895488" w:rsidP="00E25010">
      <w:pPr>
        <w:spacing w:after="0" w:line="360" w:lineRule="auto"/>
        <w:ind w:firstLine="709"/>
        <w:rPr>
          <w:rFonts w:ascii="Times New Roman" w:hAnsi="Times New Roman" w:cs="Times New Roman"/>
          <w:color w:val="FF0000"/>
          <w:sz w:val="28"/>
          <w:szCs w:val="28"/>
        </w:rPr>
      </w:pPr>
    </w:p>
    <w:p w14:paraId="36F9A92C" w14:textId="77777777" w:rsidR="00CF0922" w:rsidRDefault="00CF0922" w:rsidP="001120DB">
      <w:pPr>
        <w:rPr>
          <w:rFonts w:ascii="Times New Roman" w:hAnsi="Times New Roman" w:cs="Times New Roman"/>
          <w:b/>
          <w:bCs/>
          <w:sz w:val="28"/>
          <w:szCs w:val="28"/>
        </w:rPr>
      </w:pPr>
    </w:p>
    <w:p w14:paraId="54E23C69" w14:textId="77777777" w:rsidR="00627D76" w:rsidRDefault="00627D76" w:rsidP="00C0252A">
      <w:pPr>
        <w:jc w:val="center"/>
        <w:rPr>
          <w:rFonts w:ascii="Times New Roman" w:hAnsi="Times New Roman" w:cs="Times New Roman"/>
          <w:b/>
          <w:bCs/>
          <w:sz w:val="32"/>
          <w:szCs w:val="32"/>
          <w:u w:val="single"/>
        </w:rPr>
      </w:pPr>
    </w:p>
    <w:p w14:paraId="223856E0" w14:textId="77777777" w:rsidR="00627D76" w:rsidRDefault="00627D76" w:rsidP="00C0252A">
      <w:pPr>
        <w:jc w:val="center"/>
        <w:rPr>
          <w:rFonts w:ascii="Times New Roman" w:hAnsi="Times New Roman" w:cs="Times New Roman"/>
          <w:b/>
          <w:bCs/>
          <w:sz w:val="32"/>
          <w:szCs w:val="32"/>
          <w:u w:val="single"/>
        </w:rPr>
      </w:pPr>
    </w:p>
    <w:p w14:paraId="7DB8BE38" w14:textId="77777777" w:rsidR="00627D76" w:rsidRDefault="00627D76" w:rsidP="00C0252A">
      <w:pPr>
        <w:jc w:val="center"/>
        <w:rPr>
          <w:rFonts w:ascii="Times New Roman" w:hAnsi="Times New Roman" w:cs="Times New Roman"/>
          <w:b/>
          <w:bCs/>
          <w:sz w:val="32"/>
          <w:szCs w:val="32"/>
          <w:u w:val="single"/>
        </w:rPr>
      </w:pPr>
    </w:p>
    <w:p w14:paraId="7AB652BE" w14:textId="77777777" w:rsidR="00627D76" w:rsidRDefault="00627D76" w:rsidP="00C0252A">
      <w:pPr>
        <w:jc w:val="center"/>
        <w:rPr>
          <w:rFonts w:ascii="Times New Roman" w:hAnsi="Times New Roman" w:cs="Times New Roman"/>
          <w:b/>
          <w:bCs/>
          <w:sz w:val="32"/>
          <w:szCs w:val="32"/>
          <w:u w:val="single"/>
        </w:rPr>
      </w:pPr>
    </w:p>
    <w:p w14:paraId="408B13E3" w14:textId="77777777" w:rsidR="00627D76" w:rsidRDefault="00627D76" w:rsidP="00C0252A">
      <w:pPr>
        <w:jc w:val="center"/>
        <w:rPr>
          <w:rFonts w:ascii="Times New Roman" w:hAnsi="Times New Roman" w:cs="Times New Roman"/>
          <w:b/>
          <w:bCs/>
          <w:sz w:val="32"/>
          <w:szCs w:val="32"/>
          <w:u w:val="single"/>
        </w:rPr>
      </w:pPr>
    </w:p>
    <w:p w14:paraId="76F8B6C1" w14:textId="77777777" w:rsidR="00627D76" w:rsidRDefault="00627D76" w:rsidP="00C0252A">
      <w:pPr>
        <w:jc w:val="center"/>
        <w:rPr>
          <w:rFonts w:ascii="Times New Roman" w:hAnsi="Times New Roman" w:cs="Times New Roman"/>
          <w:b/>
          <w:bCs/>
          <w:sz w:val="32"/>
          <w:szCs w:val="32"/>
          <w:u w:val="single"/>
        </w:rPr>
      </w:pPr>
    </w:p>
    <w:p w14:paraId="0498F03F" w14:textId="77777777" w:rsidR="00627D76" w:rsidRDefault="00627D76" w:rsidP="00C0252A">
      <w:pPr>
        <w:jc w:val="center"/>
        <w:rPr>
          <w:rFonts w:ascii="Times New Roman" w:hAnsi="Times New Roman" w:cs="Times New Roman"/>
          <w:b/>
          <w:bCs/>
          <w:sz w:val="32"/>
          <w:szCs w:val="32"/>
          <w:u w:val="single"/>
        </w:rPr>
      </w:pPr>
    </w:p>
    <w:p w14:paraId="527451EE" w14:textId="77777777" w:rsidR="00627D76" w:rsidRDefault="00627D76" w:rsidP="00C0252A">
      <w:pPr>
        <w:jc w:val="center"/>
        <w:rPr>
          <w:rFonts w:ascii="Times New Roman" w:hAnsi="Times New Roman" w:cs="Times New Roman"/>
          <w:b/>
          <w:bCs/>
          <w:sz w:val="32"/>
          <w:szCs w:val="32"/>
          <w:u w:val="single"/>
        </w:rPr>
      </w:pPr>
    </w:p>
    <w:p w14:paraId="3A1DB7E8" w14:textId="77777777" w:rsidR="00627D76" w:rsidRDefault="00627D76" w:rsidP="00C0252A">
      <w:pPr>
        <w:jc w:val="center"/>
        <w:rPr>
          <w:rFonts w:ascii="Times New Roman" w:hAnsi="Times New Roman" w:cs="Times New Roman"/>
          <w:b/>
          <w:bCs/>
          <w:sz w:val="32"/>
          <w:szCs w:val="32"/>
          <w:u w:val="single"/>
        </w:rPr>
      </w:pPr>
    </w:p>
    <w:p w14:paraId="2553222E" w14:textId="77777777" w:rsidR="00627D76" w:rsidRDefault="00627D76" w:rsidP="00C0252A">
      <w:pPr>
        <w:jc w:val="center"/>
        <w:rPr>
          <w:rFonts w:ascii="Times New Roman" w:hAnsi="Times New Roman" w:cs="Times New Roman"/>
          <w:b/>
          <w:bCs/>
          <w:sz w:val="32"/>
          <w:szCs w:val="32"/>
          <w:u w:val="single"/>
        </w:rPr>
      </w:pPr>
    </w:p>
    <w:p w14:paraId="68CE0E54" w14:textId="77777777" w:rsidR="00627D76" w:rsidRDefault="00627D76" w:rsidP="00C0252A">
      <w:pPr>
        <w:jc w:val="center"/>
        <w:rPr>
          <w:rFonts w:ascii="Times New Roman" w:hAnsi="Times New Roman" w:cs="Times New Roman"/>
          <w:b/>
          <w:bCs/>
          <w:sz w:val="32"/>
          <w:szCs w:val="32"/>
          <w:u w:val="single"/>
        </w:rPr>
      </w:pPr>
    </w:p>
    <w:p w14:paraId="18841243" w14:textId="77777777" w:rsidR="00627D76" w:rsidRDefault="00627D76" w:rsidP="00C0252A">
      <w:pPr>
        <w:jc w:val="center"/>
        <w:rPr>
          <w:rFonts w:ascii="Times New Roman" w:hAnsi="Times New Roman" w:cs="Times New Roman"/>
          <w:b/>
          <w:bCs/>
          <w:sz w:val="32"/>
          <w:szCs w:val="32"/>
          <w:u w:val="single"/>
        </w:rPr>
      </w:pPr>
    </w:p>
    <w:p w14:paraId="6113FFDC" w14:textId="76B9FF2F" w:rsidR="00B96FC1" w:rsidRPr="00C573AD" w:rsidRDefault="00C573AD" w:rsidP="00436B25">
      <w:pPr>
        <w:jc w:val="center"/>
        <w:rPr>
          <w:rFonts w:ascii="Times New Roman" w:hAnsi="Times New Roman" w:cs="Times New Roman"/>
          <w:sz w:val="28"/>
          <w:szCs w:val="28"/>
          <w:u w:val="single"/>
        </w:rPr>
      </w:pPr>
      <w:r w:rsidRPr="00C573AD">
        <w:rPr>
          <w:rFonts w:ascii="Times New Roman" w:hAnsi="Times New Roman" w:cs="Times New Roman"/>
          <w:b/>
          <w:bCs/>
          <w:sz w:val="32"/>
          <w:szCs w:val="32"/>
          <w:u w:val="single"/>
        </w:rPr>
        <w:lastRenderedPageBreak/>
        <w:t xml:space="preserve">3. </w:t>
      </w:r>
      <w:r w:rsidR="00B96FC1" w:rsidRPr="00C573AD">
        <w:rPr>
          <w:rFonts w:ascii="Times New Roman" w:hAnsi="Times New Roman" w:cs="Times New Roman"/>
          <w:b/>
          <w:bCs/>
          <w:sz w:val="32"/>
          <w:szCs w:val="32"/>
          <w:u w:val="single"/>
        </w:rPr>
        <w:t>System Design and Requirement Specification Analysis</w:t>
      </w:r>
    </w:p>
    <w:p w14:paraId="512FC2EF" w14:textId="06A2994E" w:rsidR="00B96FC1" w:rsidRPr="001120DB" w:rsidRDefault="00B96FC1" w:rsidP="00B96FC1">
      <w:pPr>
        <w:rPr>
          <w:rFonts w:ascii="Times New Roman" w:hAnsi="Times New Roman" w:cs="Times New Roman"/>
          <w:b/>
          <w:bCs/>
          <w:sz w:val="28"/>
          <w:szCs w:val="28"/>
          <w:u w:val="single"/>
        </w:rPr>
      </w:pPr>
      <w:r w:rsidRPr="001120DB">
        <w:rPr>
          <w:rFonts w:ascii="Times New Roman" w:hAnsi="Times New Roman" w:cs="Times New Roman"/>
          <w:b/>
          <w:bCs/>
          <w:sz w:val="28"/>
          <w:szCs w:val="28"/>
          <w:u w:val="single"/>
        </w:rPr>
        <w:t>3.1 System Architecture</w:t>
      </w:r>
    </w:p>
    <w:p w14:paraId="0CA6B15B" w14:textId="77777777" w:rsidR="001120DB" w:rsidRDefault="00FE11DF" w:rsidP="001120DB">
      <w:pPr>
        <w:rPr>
          <w:rFonts w:ascii="Times New Roman" w:hAnsi="Times New Roman" w:cs="Times New Roman"/>
          <w:sz w:val="28"/>
          <w:szCs w:val="28"/>
        </w:rPr>
      </w:pPr>
      <w:r w:rsidRPr="003E75A6">
        <w:rPr>
          <w:rFonts w:ascii="Times New Roman" w:hAnsi="Times New Roman" w:cs="Times New Roman"/>
          <w:noProof/>
          <w:sz w:val="28"/>
          <w:szCs w:val="28"/>
        </w:rPr>
        <w:drawing>
          <wp:inline distT="0" distB="0" distL="0" distR="0" wp14:anchorId="74621D67" wp14:editId="1B15AB28">
            <wp:extent cx="6118809" cy="468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l="7840" t="33690" r="17620" b="46720"/>
                    <a:stretch/>
                  </pic:blipFill>
                  <pic:spPr bwMode="auto">
                    <a:xfrm>
                      <a:off x="0" y="0"/>
                      <a:ext cx="6124303" cy="4693685"/>
                    </a:xfrm>
                    <a:prstGeom prst="rect">
                      <a:avLst/>
                    </a:prstGeom>
                    <a:ln>
                      <a:noFill/>
                    </a:ln>
                    <a:extLst>
                      <a:ext uri="{53640926-AAD7-44D8-BBD7-CCE9431645EC}">
                        <a14:shadowObscured xmlns:a14="http://schemas.microsoft.com/office/drawing/2010/main"/>
                      </a:ext>
                    </a:extLst>
                  </pic:spPr>
                </pic:pic>
              </a:graphicData>
            </a:graphic>
          </wp:inline>
        </w:drawing>
      </w:r>
    </w:p>
    <w:p w14:paraId="6F84AF93" w14:textId="3B3EB7D0" w:rsidR="00FE11DF" w:rsidRPr="00C0252A" w:rsidRDefault="00FE11DF" w:rsidP="001120DB">
      <w:pPr>
        <w:ind w:left="2880"/>
        <w:rPr>
          <w:rFonts w:ascii="Times New Roman" w:hAnsi="Times New Roman" w:cs="Times New Roman"/>
          <w:sz w:val="24"/>
          <w:szCs w:val="24"/>
        </w:rPr>
      </w:pPr>
      <w:r w:rsidRPr="00C0252A">
        <w:rPr>
          <w:rFonts w:ascii="Times New Roman" w:hAnsi="Times New Roman" w:cs="Times New Roman"/>
          <w:sz w:val="24"/>
          <w:szCs w:val="24"/>
        </w:rPr>
        <w:t>Fig</w:t>
      </w:r>
      <w:r w:rsidR="00C0252A" w:rsidRPr="00C0252A">
        <w:rPr>
          <w:rFonts w:ascii="Times New Roman" w:hAnsi="Times New Roman" w:cs="Times New Roman"/>
          <w:sz w:val="24"/>
          <w:szCs w:val="24"/>
        </w:rPr>
        <w:t xml:space="preserve"> 1</w:t>
      </w:r>
      <w:r w:rsidRPr="00C0252A">
        <w:rPr>
          <w:rFonts w:ascii="Times New Roman" w:hAnsi="Times New Roman" w:cs="Times New Roman"/>
          <w:sz w:val="24"/>
          <w:szCs w:val="24"/>
        </w:rPr>
        <w:t xml:space="preserve">: MCV System </w:t>
      </w:r>
      <w:proofErr w:type="spellStart"/>
      <w:r w:rsidRPr="00C0252A">
        <w:rPr>
          <w:rFonts w:ascii="Times New Roman" w:hAnsi="Times New Roman" w:cs="Times New Roman"/>
          <w:sz w:val="24"/>
          <w:szCs w:val="24"/>
        </w:rPr>
        <w:t>Architechuire</w:t>
      </w:r>
      <w:proofErr w:type="spellEnd"/>
    </w:p>
    <w:p w14:paraId="7BF50BF6" w14:textId="64689BE8" w:rsidR="00FE11DF" w:rsidRPr="00C878CD" w:rsidRDefault="00FE11DF" w:rsidP="001120DB">
      <w:pPr>
        <w:spacing w:line="360" w:lineRule="auto"/>
        <w:ind w:firstLine="360"/>
        <w:jc w:val="both"/>
        <w:rPr>
          <w:rFonts w:ascii="Times New Roman" w:hAnsi="Times New Roman" w:cs="Times New Roman"/>
          <w:sz w:val="24"/>
          <w:szCs w:val="24"/>
        </w:rPr>
      </w:pPr>
      <w:r w:rsidRPr="00C878CD">
        <w:rPr>
          <w:rFonts w:ascii="Times New Roman" w:hAnsi="Times New Roman" w:cs="Times New Roman"/>
          <w:sz w:val="24"/>
          <w:szCs w:val="24"/>
        </w:rPr>
        <w:t xml:space="preserve">The Model </w:t>
      </w:r>
      <w:r w:rsidR="00C878CD">
        <w:rPr>
          <w:rFonts w:ascii="Times New Roman" w:hAnsi="Times New Roman" w:cs="Times New Roman"/>
          <w:sz w:val="24"/>
          <w:szCs w:val="24"/>
        </w:rPr>
        <w:t>V</w:t>
      </w:r>
      <w:r w:rsidRPr="00C878CD">
        <w:rPr>
          <w:rFonts w:ascii="Times New Roman" w:hAnsi="Times New Roman" w:cs="Times New Roman"/>
          <w:sz w:val="24"/>
          <w:szCs w:val="24"/>
        </w:rPr>
        <w:t xml:space="preserve">iew </w:t>
      </w:r>
      <w:proofErr w:type="gramStart"/>
      <w:r w:rsidR="00C878CD">
        <w:rPr>
          <w:rFonts w:ascii="Times New Roman" w:hAnsi="Times New Roman" w:cs="Times New Roman"/>
          <w:sz w:val="24"/>
          <w:szCs w:val="24"/>
        </w:rPr>
        <w:t>C</w:t>
      </w:r>
      <w:r w:rsidRPr="00C878CD">
        <w:rPr>
          <w:rFonts w:ascii="Times New Roman" w:hAnsi="Times New Roman" w:cs="Times New Roman"/>
          <w:sz w:val="24"/>
          <w:szCs w:val="24"/>
        </w:rPr>
        <w:t>ontroller(</w:t>
      </w:r>
      <w:proofErr w:type="gramEnd"/>
      <w:r w:rsidRPr="00C878CD">
        <w:rPr>
          <w:rFonts w:ascii="Times New Roman" w:hAnsi="Times New Roman" w:cs="Times New Roman"/>
          <w:sz w:val="24"/>
          <w:szCs w:val="24"/>
        </w:rPr>
        <w:t>MCV) design patterns specifies that an application consist of a data model, presentation information, and control information. The pattern requires that each of these be separated into different objects.</w:t>
      </w:r>
    </w:p>
    <w:p w14:paraId="24F495DE" w14:textId="45BD7C06" w:rsidR="00FE11DF" w:rsidRPr="00C878CD" w:rsidRDefault="00FE11DF" w:rsidP="001120DB">
      <w:pPr>
        <w:pStyle w:val="ListParagraph"/>
        <w:numPr>
          <w:ilvl w:val="0"/>
          <w:numId w:val="3"/>
        </w:numPr>
        <w:spacing w:line="360" w:lineRule="auto"/>
        <w:jc w:val="both"/>
        <w:rPr>
          <w:rFonts w:ascii="Times New Roman" w:hAnsi="Times New Roman" w:cs="Times New Roman"/>
          <w:sz w:val="24"/>
          <w:szCs w:val="24"/>
        </w:rPr>
      </w:pPr>
      <w:r w:rsidRPr="00C878CD">
        <w:rPr>
          <w:rFonts w:ascii="Times New Roman" w:hAnsi="Times New Roman" w:cs="Times New Roman"/>
          <w:sz w:val="24"/>
          <w:szCs w:val="24"/>
        </w:rPr>
        <w:t xml:space="preserve">The </w:t>
      </w:r>
      <w:r w:rsidRPr="00C878CD">
        <w:rPr>
          <w:rFonts w:ascii="Times New Roman" w:hAnsi="Times New Roman" w:cs="Times New Roman"/>
          <w:b/>
          <w:bCs/>
          <w:sz w:val="24"/>
          <w:szCs w:val="24"/>
        </w:rPr>
        <w:t>Model</w:t>
      </w:r>
      <w:r w:rsidRPr="00C878CD">
        <w:rPr>
          <w:rFonts w:ascii="Times New Roman" w:hAnsi="Times New Roman" w:cs="Times New Roman"/>
          <w:sz w:val="24"/>
          <w:szCs w:val="24"/>
        </w:rPr>
        <w:t xml:space="preserve"> contains only the pure </w:t>
      </w:r>
      <w:proofErr w:type="spellStart"/>
      <w:r w:rsidRPr="00C878CD">
        <w:rPr>
          <w:rFonts w:ascii="Times New Roman" w:hAnsi="Times New Roman" w:cs="Times New Roman"/>
          <w:sz w:val="24"/>
          <w:szCs w:val="24"/>
        </w:rPr>
        <w:t>appkication</w:t>
      </w:r>
      <w:proofErr w:type="spellEnd"/>
      <w:r w:rsidRPr="00C878CD">
        <w:rPr>
          <w:rFonts w:ascii="Times New Roman" w:hAnsi="Times New Roman" w:cs="Times New Roman"/>
          <w:sz w:val="24"/>
          <w:szCs w:val="24"/>
        </w:rPr>
        <w:t xml:space="preserve"> data, it contains no logic describing how to present the data to a user</w:t>
      </w:r>
    </w:p>
    <w:p w14:paraId="114BC893" w14:textId="015EB3AD" w:rsidR="00FE11DF" w:rsidRPr="00C878CD" w:rsidRDefault="00FE11DF" w:rsidP="00C878CD">
      <w:pPr>
        <w:pStyle w:val="ListParagraph"/>
        <w:numPr>
          <w:ilvl w:val="0"/>
          <w:numId w:val="3"/>
        </w:numPr>
        <w:spacing w:line="360" w:lineRule="auto"/>
        <w:jc w:val="both"/>
        <w:rPr>
          <w:rFonts w:ascii="Times New Roman" w:hAnsi="Times New Roman" w:cs="Times New Roman"/>
          <w:sz w:val="24"/>
          <w:szCs w:val="24"/>
        </w:rPr>
      </w:pPr>
      <w:r w:rsidRPr="00C878CD">
        <w:rPr>
          <w:rFonts w:ascii="Times New Roman" w:hAnsi="Times New Roman" w:cs="Times New Roman"/>
          <w:sz w:val="24"/>
          <w:szCs w:val="24"/>
        </w:rPr>
        <w:t>The</w:t>
      </w:r>
      <w:r w:rsidRPr="00C878CD">
        <w:rPr>
          <w:rFonts w:ascii="Times New Roman" w:hAnsi="Times New Roman" w:cs="Times New Roman"/>
          <w:b/>
          <w:bCs/>
          <w:sz w:val="24"/>
          <w:szCs w:val="24"/>
        </w:rPr>
        <w:t xml:space="preserve"> VIEW</w:t>
      </w:r>
      <w:r w:rsidRPr="00C878CD">
        <w:rPr>
          <w:rFonts w:ascii="Times New Roman" w:hAnsi="Times New Roman" w:cs="Times New Roman"/>
          <w:sz w:val="24"/>
          <w:szCs w:val="24"/>
        </w:rPr>
        <w:t xml:space="preserve"> presents the model’s data to the user. The view knows how to access the model’s data, but it does not know </w:t>
      </w:r>
      <w:r w:rsidR="003E077C" w:rsidRPr="00C878CD">
        <w:rPr>
          <w:rFonts w:ascii="Times New Roman" w:hAnsi="Times New Roman" w:cs="Times New Roman"/>
          <w:sz w:val="24"/>
          <w:szCs w:val="24"/>
        </w:rPr>
        <w:t>what this data means or what the user can do to manipulate it.</w:t>
      </w:r>
    </w:p>
    <w:p w14:paraId="1F38309B" w14:textId="77777777" w:rsidR="00C878CD" w:rsidRPr="00C878CD" w:rsidRDefault="003E077C" w:rsidP="00B96FC1">
      <w:pPr>
        <w:pStyle w:val="ListParagraph"/>
        <w:numPr>
          <w:ilvl w:val="0"/>
          <w:numId w:val="3"/>
        </w:numPr>
        <w:spacing w:line="360" w:lineRule="auto"/>
        <w:jc w:val="both"/>
        <w:rPr>
          <w:rFonts w:ascii="Times New Roman" w:hAnsi="Times New Roman" w:cs="Times New Roman"/>
          <w:sz w:val="24"/>
          <w:szCs w:val="24"/>
        </w:rPr>
      </w:pPr>
      <w:r w:rsidRPr="00C878CD">
        <w:rPr>
          <w:rFonts w:ascii="Times New Roman" w:hAnsi="Times New Roman" w:cs="Times New Roman"/>
          <w:sz w:val="24"/>
          <w:szCs w:val="24"/>
        </w:rPr>
        <w:t xml:space="preserve">The </w:t>
      </w:r>
      <w:r w:rsidRPr="00C878CD">
        <w:rPr>
          <w:rFonts w:ascii="Times New Roman" w:hAnsi="Times New Roman" w:cs="Times New Roman"/>
          <w:b/>
          <w:bCs/>
          <w:sz w:val="24"/>
          <w:szCs w:val="24"/>
        </w:rPr>
        <w:t>CONTROLLER</w:t>
      </w:r>
      <w:r w:rsidRPr="00C878CD">
        <w:rPr>
          <w:rFonts w:ascii="Times New Roman" w:hAnsi="Times New Roman" w:cs="Times New Roman"/>
          <w:sz w:val="24"/>
          <w:szCs w:val="24"/>
        </w:rPr>
        <w:t xml:space="preserve"> exists between the view and the model. It listens to events triggered by the </w:t>
      </w:r>
      <w:proofErr w:type="gramStart"/>
      <w:r w:rsidRPr="00C878CD">
        <w:rPr>
          <w:rFonts w:ascii="Times New Roman" w:hAnsi="Times New Roman" w:cs="Times New Roman"/>
          <w:sz w:val="24"/>
          <w:szCs w:val="24"/>
        </w:rPr>
        <w:t>view(</w:t>
      </w:r>
      <w:proofErr w:type="gramEnd"/>
      <w:r w:rsidRPr="00C878CD">
        <w:rPr>
          <w:rFonts w:ascii="Times New Roman" w:hAnsi="Times New Roman" w:cs="Times New Roman"/>
          <w:sz w:val="24"/>
          <w:szCs w:val="24"/>
        </w:rPr>
        <w:t xml:space="preserve">or another external source) and executes the appropriate reaction to these </w:t>
      </w:r>
      <w:r w:rsidRPr="00C878CD">
        <w:rPr>
          <w:rFonts w:ascii="Times New Roman" w:hAnsi="Times New Roman" w:cs="Times New Roman"/>
          <w:sz w:val="24"/>
          <w:szCs w:val="24"/>
        </w:rPr>
        <w:lastRenderedPageBreak/>
        <w:t>events. In most case, the reaction is to call a method on the model. Since the View and the model are connected th</w:t>
      </w:r>
      <w:r w:rsidR="00BC297A" w:rsidRPr="00C878CD">
        <w:rPr>
          <w:rFonts w:ascii="Times New Roman" w:hAnsi="Times New Roman" w:cs="Times New Roman"/>
          <w:sz w:val="24"/>
          <w:szCs w:val="24"/>
        </w:rPr>
        <w:t>rough a notification mechanism, the result of this action is then automatically reflected in the view.</w:t>
      </w:r>
    </w:p>
    <w:p w14:paraId="15D9785C" w14:textId="42A80956" w:rsidR="00C878CD" w:rsidRPr="00C878CD" w:rsidRDefault="00B96FC1" w:rsidP="00C878CD">
      <w:pPr>
        <w:spacing w:line="360" w:lineRule="auto"/>
        <w:jc w:val="both"/>
        <w:rPr>
          <w:rFonts w:ascii="Times New Roman" w:hAnsi="Times New Roman" w:cs="Times New Roman"/>
          <w:b/>
          <w:bCs/>
          <w:sz w:val="28"/>
          <w:szCs w:val="28"/>
          <w:u w:val="single"/>
        </w:rPr>
      </w:pPr>
      <w:r w:rsidRPr="00C878CD">
        <w:rPr>
          <w:rFonts w:ascii="Times New Roman" w:hAnsi="Times New Roman" w:cs="Times New Roman"/>
          <w:b/>
          <w:bCs/>
          <w:sz w:val="28"/>
          <w:szCs w:val="28"/>
          <w:u w:val="single"/>
        </w:rPr>
        <w:t xml:space="preserve">3.2 </w:t>
      </w:r>
      <w:r w:rsidR="00F737DD" w:rsidRPr="00C878CD">
        <w:rPr>
          <w:rFonts w:ascii="Times New Roman" w:hAnsi="Times New Roman" w:cs="Times New Roman"/>
          <w:b/>
          <w:bCs/>
          <w:sz w:val="28"/>
          <w:szCs w:val="28"/>
          <w:u w:val="single"/>
        </w:rPr>
        <w:t>Use Case</w:t>
      </w:r>
      <w:r w:rsidRPr="00C878CD">
        <w:rPr>
          <w:rFonts w:ascii="Times New Roman" w:hAnsi="Times New Roman" w:cs="Times New Roman"/>
          <w:b/>
          <w:bCs/>
          <w:sz w:val="28"/>
          <w:szCs w:val="28"/>
          <w:u w:val="single"/>
        </w:rPr>
        <w:t xml:space="preserve"> Diagrams</w:t>
      </w:r>
      <w:r w:rsidR="00C0252A">
        <w:rPr>
          <w:rFonts w:ascii="Times New Roman" w:hAnsi="Times New Roman" w:cs="Times New Roman"/>
          <w:b/>
          <w:bCs/>
          <w:sz w:val="28"/>
          <w:szCs w:val="28"/>
          <w:u w:val="single"/>
        </w:rPr>
        <w:t>:</w:t>
      </w:r>
    </w:p>
    <w:p w14:paraId="37F130F9" w14:textId="1B653CC8" w:rsidR="00FE11DF" w:rsidRPr="00C878CD" w:rsidRDefault="00F737DD" w:rsidP="00C878CD">
      <w:pPr>
        <w:spacing w:line="360" w:lineRule="auto"/>
        <w:ind w:firstLine="720"/>
        <w:jc w:val="both"/>
        <w:rPr>
          <w:rFonts w:ascii="Times New Roman" w:hAnsi="Times New Roman" w:cs="Times New Roman"/>
          <w:sz w:val="24"/>
          <w:szCs w:val="24"/>
        </w:rPr>
      </w:pPr>
      <w:r w:rsidRPr="00C878CD">
        <w:rPr>
          <w:rFonts w:ascii="Times New Roman" w:hAnsi="Times New Roman" w:cs="Times New Roman"/>
          <w:sz w:val="24"/>
          <w:szCs w:val="24"/>
        </w:rPr>
        <w:t xml:space="preserve"> Use case diagram is a graph of </w:t>
      </w:r>
      <w:proofErr w:type="gramStart"/>
      <w:r w:rsidRPr="00C878CD">
        <w:rPr>
          <w:rFonts w:ascii="Times New Roman" w:hAnsi="Times New Roman" w:cs="Times New Roman"/>
          <w:sz w:val="24"/>
          <w:szCs w:val="24"/>
        </w:rPr>
        <w:t>actors ,a</w:t>
      </w:r>
      <w:proofErr w:type="gramEnd"/>
      <w:r w:rsidRPr="00C878CD">
        <w:rPr>
          <w:rFonts w:ascii="Times New Roman" w:hAnsi="Times New Roman" w:cs="Times New Roman"/>
          <w:sz w:val="24"/>
          <w:szCs w:val="24"/>
        </w:rPr>
        <w:t xml:space="preserve"> hard and fast </w:t>
      </w:r>
      <w:proofErr w:type="spellStart"/>
      <w:r w:rsidRPr="00C878CD">
        <w:rPr>
          <w:rFonts w:ascii="Times New Roman" w:hAnsi="Times New Roman" w:cs="Times New Roman"/>
          <w:sz w:val="24"/>
          <w:szCs w:val="24"/>
        </w:rPr>
        <w:t>istances</w:t>
      </w:r>
      <w:proofErr w:type="spellEnd"/>
      <w:r w:rsidRPr="00C878CD">
        <w:rPr>
          <w:rFonts w:ascii="Times New Roman" w:hAnsi="Times New Roman" w:cs="Times New Roman"/>
          <w:sz w:val="24"/>
          <w:szCs w:val="24"/>
        </w:rPr>
        <w:t xml:space="preserve"> enclosed by means of a </w:t>
      </w:r>
      <w:proofErr w:type="spellStart"/>
      <w:r w:rsidRPr="00C878CD">
        <w:rPr>
          <w:rFonts w:ascii="Times New Roman" w:hAnsi="Times New Roman" w:cs="Times New Roman"/>
          <w:sz w:val="24"/>
          <w:szCs w:val="24"/>
        </w:rPr>
        <w:t>deviceboundary</w:t>
      </w:r>
      <w:proofErr w:type="spellEnd"/>
      <w:r w:rsidRPr="00C878CD">
        <w:rPr>
          <w:rFonts w:ascii="Times New Roman" w:hAnsi="Times New Roman" w:cs="Times New Roman"/>
          <w:sz w:val="24"/>
          <w:szCs w:val="24"/>
        </w:rPr>
        <w:t xml:space="preserve">, conversation associations among the actor and the use case. The use case diagram describes how a gadget interacts with out of doors actors; each use case represents a bit of functionality that a machine provides to its users. The use instances are used at some point of the evaluation phase of a task to pick out and partition </w:t>
      </w:r>
      <w:proofErr w:type="spellStart"/>
      <w:r w:rsidRPr="00C878CD">
        <w:rPr>
          <w:rFonts w:ascii="Times New Roman" w:hAnsi="Times New Roman" w:cs="Times New Roman"/>
          <w:sz w:val="24"/>
          <w:szCs w:val="24"/>
        </w:rPr>
        <w:t>systemcapability</w:t>
      </w:r>
      <w:proofErr w:type="spellEnd"/>
      <w:r w:rsidRPr="00C878CD">
        <w:rPr>
          <w:rFonts w:ascii="Times New Roman" w:hAnsi="Times New Roman" w:cs="Times New Roman"/>
          <w:sz w:val="24"/>
          <w:szCs w:val="24"/>
        </w:rPr>
        <w:t xml:space="preserve">. They separate the device into actor and use </w:t>
      </w:r>
      <w:proofErr w:type="spellStart"/>
      <w:proofErr w:type="gramStart"/>
      <w:r w:rsidRPr="00C878CD">
        <w:rPr>
          <w:rFonts w:ascii="Times New Roman" w:hAnsi="Times New Roman" w:cs="Times New Roman"/>
          <w:sz w:val="24"/>
          <w:szCs w:val="24"/>
        </w:rPr>
        <w:t>case.Actors</w:t>
      </w:r>
      <w:proofErr w:type="spellEnd"/>
      <w:proofErr w:type="gramEnd"/>
      <w:r w:rsidRPr="00C878CD">
        <w:rPr>
          <w:rFonts w:ascii="Times New Roman" w:hAnsi="Times New Roman" w:cs="Times New Roman"/>
          <w:sz w:val="24"/>
          <w:szCs w:val="24"/>
        </w:rPr>
        <w:t xml:space="preserve"> represent roles which might be played by using person of the system. Those users may be people, different computer systems, portions of hardware, or may =be other software </w:t>
      </w:r>
      <w:proofErr w:type="spellStart"/>
      <w:r w:rsidRPr="00C878CD">
        <w:rPr>
          <w:rFonts w:ascii="Times New Roman" w:hAnsi="Times New Roman" w:cs="Times New Roman"/>
          <w:sz w:val="24"/>
          <w:szCs w:val="24"/>
        </w:rPr>
        <w:t>strutures</w:t>
      </w:r>
      <w:proofErr w:type="spellEnd"/>
      <w:r w:rsidRPr="00C878CD">
        <w:rPr>
          <w:rFonts w:ascii="Times New Roman" w:hAnsi="Times New Roman" w:cs="Times New Roman"/>
          <w:sz w:val="24"/>
          <w:szCs w:val="24"/>
        </w:rPr>
        <w:t>.</w:t>
      </w:r>
    </w:p>
    <w:p w14:paraId="251AB7C5" w14:textId="49D7A097" w:rsidR="00F737DD" w:rsidRPr="003E75A6" w:rsidRDefault="00FE11DF" w:rsidP="00B96FC1">
      <w:pPr>
        <w:rPr>
          <w:rFonts w:ascii="Times New Roman" w:hAnsi="Times New Roman" w:cs="Times New Roman"/>
          <w:sz w:val="28"/>
          <w:szCs w:val="28"/>
        </w:rPr>
      </w:pPr>
      <w:r w:rsidRPr="003E75A6">
        <w:rPr>
          <w:rFonts w:ascii="Times New Roman" w:hAnsi="Times New Roman" w:cs="Times New Roman"/>
          <w:noProof/>
          <w:sz w:val="28"/>
          <w:szCs w:val="28"/>
        </w:rPr>
        <w:drawing>
          <wp:inline distT="0" distB="0" distL="0" distR="0" wp14:anchorId="6BB0F630" wp14:editId="55D68074">
            <wp:extent cx="6097015" cy="39110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t="45482" b="23966"/>
                    <a:stretch/>
                  </pic:blipFill>
                  <pic:spPr bwMode="auto">
                    <a:xfrm>
                      <a:off x="0" y="0"/>
                      <a:ext cx="6176937" cy="3962365"/>
                    </a:xfrm>
                    <a:prstGeom prst="rect">
                      <a:avLst/>
                    </a:prstGeom>
                    <a:ln>
                      <a:noFill/>
                    </a:ln>
                    <a:extLst>
                      <a:ext uri="{53640926-AAD7-44D8-BBD7-CCE9431645EC}">
                        <a14:shadowObscured xmlns:a14="http://schemas.microsoft.com/office/drawing/2010/main"/>
                      </a:ext>
                    </a:extLst>
                  </pic:spPr>
                </pic:pic>
              </a:graphicData>
            </a:graphic>
          </wp:inline>
        </w:drawing>
      </w:r>
      <w:r w:rsidR="00F737DD" w:rsidRPr="003E75A6">
        <w:rPr>
          <w:rFonts w:ascii="Times New Roman" w:hAnsi="Times New Roman" w:cs="Times New Roman"/>
          <w:sz w:val="28"/>
          <w:szCs w:val="28"/>
        </w:rPr>
        <w:t xml:space="preserve"> </w:t>
      </w:r>
    </w:p>
    <w:p w14:paraId="7038A209" w14:textId="701E81D3" w:rsidR="00FE11DF" w:rsidRPr="00C0252A" w:rsidRDefault="00FE11DF" w:rsidP="00C878CD">
      <w:pPr>
        <w:ind w:left="1440"/>
        <w:rPr>
          <w:rFonts w:ascii="Times New Roman" w:hAnsi="Times New Roman" w:cs="Times New Roman"/>
          <w:sz w:val="24"/>
          <w:szCs w:val="24"/>
        </w:rPr>
      </w:pPr>
      <w:r w:rsidRPr="00C0252A">
        <w:rPr>
          <w:rFonts w:ascii="Times New Roman" w:hAnsi="Times New Roman" w:cs="Times New Roman"/>
          <w:sz w:val="24"/>
          <w:szCs w:val="24"/>
        </w:rPr>
        <w:t xml:space="preserve">Fig </w:t>
      </w:r>
      <w:r w:rsidR="00C0252A" w:rsidRPr="00C0252A">
        <w:rPr>
          <w:rFonts w:ascii="Times New Roman" w:hAnsi="Times New Roman" w:cs="Times New Roman"/>
          <w:sz w:val="24"/>
          <w:szCs w:val="24"/>
        </w:rPr>
        <w:t>2</w:t>
      </w:r>
      <w:r w:rsidRPr="00C0252A">
        <w:rPr>
          <w:rFonts w:ascii="Times New Roman" w:hAnsi="Times New Roman" w:cs="Times New Roman"/>
          <w:sz w:val="24"/>
          <w:szCs w:val="24"/>
        </w:rPr>
        <w:t>: Use Case Diagram for customer and admin</w:t>
      </w:r>
    </w:p>
    <w:p w14:paraId="3DCDB534" w14:textId="77777777" w:rsidR="008B2AD1" w:rsidRPr="003E75A6" w:rsidRDefault="008B2AD1" w:rsidP="00B96FC1">
      <w:pPr>
        <w:rPr>
          <w:rFonts w:ascii="Times New Roman" w:hAnsi="Times New Roman" w:cs="Times New Roman"/>
          <w:sz w:val="28"/>
          <w:szCs w:val="28"/>
        </w:rPr>
      </w:pPr>
    </w:p>
    <w:p w14:paraId="1CD2F5EE" w14:textId="77777777" w:rsidR="00436B25" w:rsidRDefault="00436B25" w:rsidP="00B96FC1">
      <w:pPr>
        <w:rPr>
          <w:rFonts w:ascii="Times New Roman" w:hAnsi="Times New Roman" w:cs="Times New Roman"/>
          <w:b/>
          <w:bCs/>
          <w:sz w:val="28"/>
          <w:szCs w:val="28"/>
          <w:u w:val="single"/>
        </w:rPr>
      </w:pPr>
    </w:p>
    <w:p w14:paraId="73310648" w14:textId="54FEECD4" w:rsidR="00B96FC1" w:rsidRPr="00C878CD" w:rsidRDefault="00B96FC1" w:rsidP="00B96FC1">
      <w:pPr>
        <w:rPr>
          <w:rFonts w:ascii="Times New Roman" w:hAnsi="Times New Roman" w:cs="Times New Roman"/>
          <w:b/>
          <w:bCs/>
          <w:sz w:val="28"/>
          <w:szCs w:val="28"/>
          <w:u w:val="single"/>
        </w:rPr>
      </w:pPr>
      <w:r w:rsidRPr="00C878CD">
        <w:rPr>
          <w:rFonts w:ascii="Times New Roman" w:hAnsi="Times New Roman" w:cs="Times New Roman"/>
          <w:b/>
          <w:bCs/>
          <w:sz w:val="28"/>
          <w:szCs w:val="28"/>
          <w:u w:val="single"/>
        </w:rPr>
        <w:lastRenderedPageBreak/>
        <w:t>3.3</w:t>
      </w:r>
      <w:r w:rsidR="00BC297A" w:rsidRPr="00C878CD">
        <w:rPr>
          <w:rFonts w:ascii="Times New Roman" w:hAnsi="Times New Roman" w:cs="Times New Roman"/>
          <w:b/>
          <w:bCs/>
          <w:sz w:val="28"/>
          <w:szCs w:val="28"/>
          <w:u w:val="single"/>
        </w:rPr>
        <w:t xml:space="preserve"> Data flow Diagram</w:t>
      </w:r>
    </w:p>
    <w:p w14:paraId="52D05D40" w14:textId="1C32016E" w:rsidR="00BC297A" w:rsidRPr="003E75A6" w:rsidRDefault="00BC297A" w:rsidP="00C878CD">
      <w:pPr>
        <w:spacing w:line="360" w:lineRule="auto"/>
        <w:ind w:firstLine="720"/>
        <w:rPr>
          <w:rFonts w:ascii="Times New Roman" w:hAnsi="Times New Roman" w:cs="Times New Roman"/>
          <w:sz w:val="28"/>
          <w:szCs w:val="28"/>
        </w:rPr>
      </w:pPr>
      <w:r w:rsidRPr="003E75A6">
        <w:rPr>
          <w:rFonts w:ascii="Times New Roman" w:hAnsi="Times New Roman" w:cs="Times New Roman"/>
          <w:sz w:val="28"/>
          <w:szCs w:val="28"/>
        </w:rPr>
        <w:t xml:space="preserve"> data flow </w:t>
      </w:r>
      <w:proofErr w:type="gramStart"/>
      <w:r w:rsidRPr="003E75A6">
        <w:rPr>
          <w:rFonts w:ascii="Times New Roman" w:hAnsi="Times New Roman" w:cs="Times New Roman"/>
          <w:sz w:val="28"/>
          <w:szCs w:val="28"/>
        </w:rPr>
        <w:t>diagram(</w:t>
      </w:r>
      <w:proofErr w:type="gramEnd"/>
      <w:r w:rsidRPr="003E75A6">
        <w:rPr>
          <w:rFonts w:ascii="Times New Roman" w:hAnsi="Times New Roman" w:cs="Times New Roman"/>
          <w:sz w:val="28"/>
          <w:szCs w:val="28"/>
        </w:rPr>
        <w:t>DFD) maps out the flow of information for any process or system to show data inputs, outputs, storage points and routes between each destination</w:t>
      </w:r>
    </w:p>
    <w:p w14:paraId="475B9E71" w14:textId="7F215D6D" w:rsidR="00BC297A" w:rsidRPr="00C878CD" w:rsidRDefault="00BC297A" w:rsidP="00B96FC1">
      <w:pPr>
        <w:rPr>
          <w:rFonts w:ascii="Times New Roman" w:hAnsi="Times New Roman" w:cs="Times New Roman"/>
          <w:b/>
          <w:bCs/>
          <w:sz w:val="28"/>
          <w:szCs w:val="28"/>
          <w:u w:val="single"/>
        </w:rPr>
      </w:pPr>
      <w:r w:rsidRPr="00C878CD">
        <w:rPr>
          <w:rFonts w:ascii="Times New Roman" w:hAnsi="Times New Roman" w:cs="Times New Roman"/>
          <w:b/>
          <w:bCs/>
          <w:sz w:val="28"/>
          <w:szCs w:val="28"/>
          <w:u w:val="single"/>
        </w:rPr>
        <w:t>3.3.1 Low Level Data Flow Diagram</w:t>
      </w:r>
    </w:p>
    <w:p w14:paraId="3E0A0CD1" w14:textId="450D3106" w:rsidR="00BC297A" w:rsidRPr="003E75A6" w:rsidRDefault="00BC297A" w:rsidP="00C878CD">
      <w:pPr>
        <w:spacing w:line="360" w:lineRule="auto"/>
        <w:ind w:firstLine="720"/>
        <w:jc w:val="both"/>
        <w:rPr>
          <w:rFonts w:ascii="Times New Roman" w:hAnsi="Times New Roman" w:cs="Times New Roman"/>
          <w:sz w:val="28"/>
          <w:szCs w:val="28"/>
        </w:rPr>
      </w:pPr>
      <w:r w:rsidRPr="003E75A6">
        <w:rPr>
          <w:rFonts w:ascii="Times New Roman" w:hAnsi="Times New Roman" w:cs="Times New Roman"/>
          <w:sz w:val="28"/>
          <w:szCs w:val="28"/>
        </w:rPr>
        <w:t xml:space="preserve">The </w:t>
      </w:r>
      <w:proofErr w:type="gramStart"/>
      <w:r w:rsidRPr="003E75A6">
        <w:rPr>
          <w:rFonts w:ascii="Times New Roman" w:hAnsi="Times New Roman" w:cs="Times New Roman"/>
          <w:sz w:val="28"/>
          <w:szCs w:val="28"/>
        </w:rPr>
        <w:t>Low Level</w:t>
      </w:r>
      <w:proofErr w:type="gramEnd"/>
      <w:r w:rsidRPr="003E75A6">
        <w:rPr>
          <w:rFonts w:ascii="Times New Roman" w:hAnsi="Times New Roman" w:cs="Times New Roman"/>
          <w:sz w:val="28"/>
          <w:szCs w:val="28"/>
        </w:rPr>
        <w:t xml:space="preserve"> Data Flow Diagram (DFD) is the basic overview of the of the Supermarket Billing System or process being </w:t>
      </w:r>
      <w:proofErr w:type="spellStart"/>
      <w:r w:rsidRPr="003E75A6">
        <w:rPr>
          <w:rFonts w:ascii="Times New Roman" w:hAnsi="Times New Roman" w:cs="Times New Roman"/>
          <w:sz w:val="28"/>
          <w:szCs w:val="28"/>
        </w:rPr>
        <w:t>analysed</w:t>
      </w:r>
      <w:proofErr w:type="spellEnd"/>
      <w:r w:rsidRPr="003E75A6">
        <w:rPr>
          <w:rFonts w:ascii="Times New Roman" w:hAnsi="Times New Roman" w:cs="Times New Roman"/>
          <w:sz w:val="28"/>
          <w:szCs w:val="28"/>
        </w:rPr>
        <w:t xml:space="preserve"> or modelled. It is designed to be an at a glance view of payment, products, rate of discount showing the system as a single high- level process, with its relationship to external entities of inventory, </w:t>
      </w:r>
      <w:proofErr w:type="spellStart"/>
      <w:r w:rsidRPr="003E75A6">
        <w:rPr>
          <w:rFonts w:ascii="Times New Roman" w:hAnsi="Times New Roman" w:cs="Times New Roman"/>
          <w:sz w:val="28"/>
          <w:szCs w:val="28"/>
        </w:rPr>
        <w:t>custyomer</w:t>
      </w:r>
      <w:proofErr w:type="spellEnd"/>
      <w:r w:rsidRPr="003E75A6">
        <w:rPr>
          <w:rFonts w:ascii="Times New Roman" w:hAnsi="Times New Roman" w:cs="Times New Roman"/>
          <w:sz w:val="28"/>
          <w:szCs w:val="28"/>
        </w:rPr>
        <w:t xml:space="preserve"> and purchasing.</w:t>
      </w:r>
    </w:p>
    <w:p w14:paraId="261E9C75" w14:textId="265CA01F" w:rsidR="00EF649C" w:rsidRPr="003E75A6" w:rsidRDefault="00C878CD" w:rsidP="00B96FC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778CF8" wp14:editId="3887F5D9">
            <wp:extent cx="4293724" cy="4359275"/>
            <wp:effectExtent l="3810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18995" r="48427"/>
                    <a:stretch/>
                  </pic:blipFill>
                  <pic:spPr bwMode="auto">
                    <a:xfrm rot="16200000">
                      <a:off x="0" y="0"/>
                      <a:ext cx="4349220" cy="4415619"/>
                    </a:xfrm>
                    <a:prstGeom prst="rect">
                      <a:avLst/>
                    </a:prstGeom>
                    <a:ln>
                      <a:noFill/>
                    </a:ln>
                    <a:extLst>
                      <a:ext uri="{53640926-AAD7-44D8-BBD7-CCE9431645EC}">
                        <a14:shadowObscured xmlns:a14="http://schemas.microsoft.com/office/drawing/2010/main"/>
                      </a:ext>
                    </a:extLst>
                  </pic:spPr>
                </pic:pic>
              </a:graphicData>
            </a:graphic>
          </wp:inline>
        </w:drawing>
      </w:r>
    </w:p>
    <w:p w14:paraId="1FE0DB9E" w14:textId="61A644BE" w:rsidR="001133D8" w:rsidRPr="00C0252A" w:rsidRDefault="00EF649C" w:rsidP="001133D8">
      <w:pPr>
        <w:rPr>
          <w:rFonts w:ascii="Times New Roman" w:hAnsi="Times New Roman" w:cs="Times New Roman"/>
          <w:sz w:val="24"/>
          <w:szCs w:val="24"/>
        </w:rPr>
      </w:pPr>
      <w:r w:rsidRPr="00C0252A">
        <w:rPr>
          <w:rFonts w:ascii="Times New Roman" w:hAnsi="Times New Roman" w:cs="Times New Roman"/>
          <w:sz w:val="24"/>
          <w:szCs w:val="24"/>
        </w:rPr>
        <w:t>Fig</w:t>
      </w:r>
      <w:r w:rsidR="00C0252A" w:rsidRPr="00C0252A">
        <w:rPr>
          <w:rFonts w:ascii="Times New Roman" w:hAnsi="Times New Roman" w:cs="Times New Roman"/>
          <w:sz w:val="24"/>
          <w:szCs w:val="24"/>
        </w:rPr>
        <w:t xml:space="preserve"> 3</w:t>
      </w:r>
      <w:r w:rsidRPr="00C0252A">
        <w:rPr>
          <w:rFonts w:ascii="Times New Roman" w:hAnsi="Times New Roman" w:cs="Times New Roman"/>
          <w:sz w:val="24"/>
          <w:szCs w:val="24"/>
        </w:rPr>
        <w:t>: Low level data flow diagram of supermarket billing system</w:t>
      </w:r>
    </w:p>
    <w:p w14:paraId="56729F15" w14:textId="77777777" w:rsidR="00436B25" w:rsidRDefault="00436B25" w:rsidP="00C0252A">
      <w:pPr>
        <w:jc w:val="center"/>
        <w:rPr>
          <w:rFonts w:ascii="Times New Roman" w:hAnsi="Times New Roman" w:cs="Times New Roman"/>
          <w:b/>
          <w:bCs/>
          <w:sz w:val="32"/>
          <w:szCs w:val="32"/>
          <w:u w:val="single"/>
        </w:rPr>
      </w:pPr>
    </w:p>
    <w:p w14:paraId="126D71FB" w14:textId="774FC40B" w:rsidR="00AC5CDB" w:rsidRPr="00AC5CDB" w:rsidRDefault="00AC5CDB" w:rsidP="00C0252A">
      <w:pPr>
        <w:jc w:val="center"/>
        <w:rPr>
          <w:rFonts w:ascii="Times New Roman" w:hAnsi="Times New Roman" w:cs="Times New Roman"/>
          <w:b/>
          <w:bCs/>
          <w:sz w:val="32"/>
          <w:szCs w:val="32"/>
          <w:u w:val="single"/>
        </w:rPr>
      </w:pPr>
      <w:r w:rsidRPr="00AC5CDB">
        <w:rPr>
          <w:rFonts w:ascii="Times New Roman" w:hAnsi="Times New Roman" w:cs="Times New Roman"/>
          <w:b/>
          <w:bCs/>
          <w:sz w:val="32"/>
          <w:szCs w:val="32"/>
          <w:u w:val="single"/>
        </w:rPr>
        <w:lastRenderedPageBreak/>
        <w:t>4. Implementation</w:t>
      </w:r>
    </w:p>
    <w:p w14:paraId="37DF0105" w14:textId="63CEDFD2" w:rsidR="0012140A" w:rsidRPr="001133D8" w:rsidRDefault="00664F8B" w:rsidP="001133D8">
      <w:pPr>
        <w:rPr>
          <w:rFonts w:ascii="Times New Roman" w:hAnsi="Times New Roman" w:cs="Times New Roman"/>
          <w:sz w:val="28"/>
          <w:szCs w:val="28"/>
        </w:rPr>
      </w:pPr>
      <w:r w:rsidRPr="00C878CD">
        <w:rPr>
          <w:rFonts w:ascii="Times New Roman" w:hAnsi="Times New Roman" w:cs="Times New Roman"/>
          <w:b/>
          <w:bCs/>
          <w:sz w:val="28"/>
          <w:szCs w:val="28"/>
          <w:u w:val="single"/>
        </w:rPr>
        <w:t>4.1 Implementation Modules Description</w:t>
      </w:r>
    </w:p>
    <w:p w14:paraId="5EC10E40" w14:textId="5A23BBE7" w:rsidR="00F4102E" w:rsidRPr="00C878CD" w:rsidRDefault="007D0CF6" w:rsidP="00C878CD">
      <w:pPr>
        <w:spacing w:after="0" w:line="360" w:lineRule="auto"/>
        <w:jc w:val="both"/>
        <w:rPr>
          <w:rFonts w:ascii="Times New Roman" w:hAnsi="Times New Roman" w:cs="Times New Roman"/>
          <w:sz w:val="24"/>
          <w:szCs w:val="24"/>
        </w:rPr>
      </w:pPr>
      <w:r w:rsidRPr="003E75A6">
        <w:rPr>
          <w:rFonts w:ascii="Times New Roman" w:hAnsi="Times New Roman" w:cs="Times New Roman"/>
        </w:rPr>
        <w:tab/>
      </w:r>
      <w:r w:rsidRPr="00C878CD">
        <w:rPr>
          <w:rFonts w:ascii="Times New Roman" w:hAnsi="Times New Roman" w:cs="Times New Roman"/>
          <w:sz w:val="24"/>
          <w:szCs w:val="24"/>
        </w:rPr>
        <w:t xml:space="preserve">This Project is based on the sales transaction and billing of items in a supermarket. The first </w:t>
      </w:r>
      <w:proofErr w:type="spellStart"/>
      <w:r w:rsidRPr="00C878CD">
        <w:rPr>
          <w:rFonts w:ascii="Times New Roman" w:hAnsi="Times New Roman" w:cs="Times New Roman"/>
          <w:sz w:val="24"/>
          <w:szCs w:val="24"/>
        </w:rPr>
        <w:t>activitry</w:t>
      </w:r>
      <w:proofErr w:type="spellEnd"/>
      <w:r w:rsidRPr="00C878CD">
        <w:rPr>
          <w:rFonts w:ascii="Times New Roman" w:hAnsi="Times New Roman" w:cs="Times New Roman"/>
          <w:sz w:val="24"/>
          <w:szCs w:val="24"/>
        </w:rPr>
        <w:t xml:space="preserve"> is based on adding the items to the system along with the rate which are </w:t>
      </w:r>
      <w:proofErr w:type="spellStart"/>
      <w:r w:rsidRPr="00C878CD">
        <w:rPr>
          <w:rFonts w:ascii="Times New Roman" w:hAnsi="Times New Roman" w:cs="Times New Roman"/>
          <w:sz w:val="24"/>
          <w:szCs w:val="24"/>
        </w:rPr>
        <w:t>presemt</w:t>
      </w:r>
      <w:proofErr w:type="spellEnd"/>
      <w:r w:rsidRPr="00C878CD">
        <w:rPr>
          <w:rFonts w:ascii="Times New Roman" w:hAnsi="Times New Roman" w:cs="Times New Roman"/>
          <w:sz w:val="24"/>
          <w:szCs w:val="24"/>
        </w:rPr>
        <w:t xml:space="preserve"> in the supermarket and the name of the items which the supermarket will agree to sell. The models provide four basic types of </w:t>
      </w:r>
      <w:proofErr w:type="gramStart"/>
      <w:r w:rsidRPr="00C878CD">
        <w:rPr>
          <w:rFonts w:ascii="Times New Roman" w:hAnsi="Times New Roman" w:cs="Times New Roman"/>
          <w:sz w:val="24"/>
          <w:szCs w:val="24"/>
        </w:rPr>
        <w:t>functionality ,</w:t>
      </w:r>
      <w:proofErr w:type="gramEnd"/>
      <w:r w:rsidRPr="00C878CD">
        <w:rPr>
          <w:rFonts w:ascii="Times New Roman" w:hAnsi="Times New Roman" w:cs="Times New Roman"/>
          <w:sz w:val="24"/>
          <w:szCs w:val="24"/>
        </w:rPr>
        <w:t xml:space="preserve"> that is , create, read, update, and delete the resources. This is </w:t>
      </w:r>
      <w:proofErr w:type="spellStart"/>
      <w:r w:rsidRPr="00C878CD">
        <w:rPr>
          <w:rFonts w:ascii="Times New Roman" w:hAnsi="Times New Roman" w:cs="Times New Roman"/>
          <w:sz w:val="24"/>
          <w:szCs w:val="24"/>
        </w:rPr>
        <w:t>oftenreferred</w:t>
      </w:r>
      <w:proofErr w:type="spellEnd"/>
      <w:r w:rsidRPr="00C878CD">
        <w:rPr>
          <w:rFonts w:ascii="Times New Roman" w:hAnsi="Times New Roman" w:cs="Times New Roman"/>
          <w:sz w:val="24"/>
          <w:szCs w:val="24"/>
        </w:rPr>
        <w:t xml:space="preserve"> to as CRUD</w:t>
      </w:r>
      <w:r w:rsidR="00C878CD">
        <w:rPr>
          <w:rFonts w:ascii="Times New Roman" w:hAnsi="Times New Roman" w:cs="Times New Roman"/>
          <w:sz w:val="24"/>
          <w:szCs w:val="24"/>
        </w:rPr>
        <w:t xml:space="preserve"> </w:t>
      </w:r>
      <w:r w:rsidRPr="00C878CD">
        <w:rPr>
          <w:rFonts w:ascii="Times New Roman" w:hAnsi="Times New Roman" w:cs="Times New Roman"/>
          <w:sz w:val="24"/>
          <w:szCs w:val="24"/>
        </w:rPr>
        <w:t xml:space="preserve">by computer scientists. A model should have the ability to perform all these </w:t>
      </w:r>
      <w:proofErr w:type="spellStart"/>
      <w:r w:rsidRPr="00C878CD">
        <w:rPr>
          <w:rFonts w:ascii="Times New Roman" w:hAnsi="Times New Roman" w:cs="Times New Roman"/>
          <w:sz w:val="24"/>
          <w:szCs w:val="24"/>
        </w:rPr>
        <w:t>foue</w:t>
      </w:r>
      <w:proofErr w:type="spellEnd"/>
      <w:r w:rsidRPr="00C878CD">
        <w:rPr>
          <w:rFonts w:ascii="Times New Roman" w:hAnsi="Times New Roman" w:cs="Times New Roman"/>
          <w:sz w:val="24"/>
          <w:szCs w:val="24"/>
        </w:rPr>
        <w:t xml:space="preserve"> functions in order to be complete. If an action cannot be described by one of these four operations, then it should be contained in a model of its own. The CRUD paradigm is commonly used to construct web applications, as it provides a memorable framework for reminding developers of how to construct complete, usable models.</w:t>
      </w:r>
    </w:p>
    <w:p w14:paraId="760BD916" w14:textId="0CC3AB2C" w:rsidR="00C51932" w:rsidRPr="00C878CD" w:rsidRDefault="007D0CF6" w:rsidP="00C878CD">
      <w:pPr>
        <w:spacing w:after="0" w:line="360" w:lineRule="auto"/>
        <w:jc w:val="both"/>
        <w:rPr>
          <w:rFonts w:ascii="Times New Roman" w:hAnsi="Times New Roman" w:cs="Times New Roman"/>
          <w:sz w:val="24"/>
          <w:szCs w:val="24"/>
        </w:rPr>
      </w:pPr>
      <w:r w:rsidRPr="00C878CD">
        <w:rPr>
          <w:rFonts w:ascii="Times New Roman" w:hAnsi="Times New Roman" w:cs="Times New Roman"/>
          <w:sz w:val="24"/>
          <w:szCs w:val="24"/>
        </w:rPr>
        <w:tab/>
        <w:t xml:space="preserve">We use python to build the functionality of the application and graphics user </w:t>
      </w:r>
      <w:proofErr w:type="gramStart"/>
      <w:r w:rsidRPr="00C878CD">
        <w:rPr>
          <w:rFonts w:ascii="Times New Roman" w:hAnsi="Times New Roman" w:cs="Times New Roman"/>
          <w:sz w:val="24"/>
          <w:szCs w:val="24"/>
        </w:rPr>
        <w:t>interface(</w:t>
      </w:r>
      <w:proofErr w:type="gramEnd"/>
      <w:r w:rsidRPr="00C878CD">
        <w:rPr>
          <w:rFonts w:ascii="Times New Roman" w:hAnsi="Times New Roman" w:cs="Times New Roman"/>
          <w:sz w:val="24"/>
          <w:szCs w:val="24"/>
        </w:rPr>
        <w:t xml:space="preserve">GUI). </w:t>
      </w:r>
      <w:r w:rsidR="00C51932" w:rsidRPr="00C878CD">
        <w:rPr>
          <w:rFonts w:ascii="Times New Roman" w:hAnsi="Times New Roman" w:cs="Times New Roman"/>
          <w:sz w:val="24"/>
          <w:szCs w:val="24"/>
        </w:rPr>
        <w:t xml:space="preserve">We make use of different libraries of python, like </w:t>
      </w:r>
      <w:proofErr w:type="spellStart"/>
      <w:r w:rsidR="00C51932" w:rsidRPr="00C878CD">
        <w:rPr>
          <w:rFonts w:ascii="Times New Roman" w:hAnsi="Times New Roman" w:cs="Times New Roman"/>
          <w:sz w:val="24"/>
          <w:szCs w:val="24"/>
        </w:rPr>
        <w:t>TKinter</w:t>
      </w:r>
      <w:proofErr w:type="spellEnd"/>
      <w:r w:rsidR="00C51932" w:rsidRPr="00C878CD">
        <w:rPr>
          <w:rFonts w:ascii="Times New Roman" w:hAnsi="Times New Roman" w:cs="Times New Roman"/>
          <w:sz w:val="24"/>
          <w:szCs w:val="24"/>
        </w:rPr>
        <w:t xml:space="preserve">, </w:t>
      </w:r>
      <w:proofErr w:type="spellStart"/>
      <w:r w:rsidR="00C51932" w:rsidRPr="00C878CD">
        <w:rPr>
          <w:rFonts w:ascii="Times New Roman" w:hAnsi="Times New Roman" w:cs="Times New Roman"/>
          <w:sz w:val="24"/>
          <w:szCs w:val="24"/>
        </w:rPr>
        <w:t>asyncio</w:t>
      </w:r>
      <w:proofErr w:type="spellEnd"/>
      <w:r w:rsidR="00C51932" w:rsidRPr="00C878CD">
        <w:rPr>
          <w:rFonts w:ascii="Times New Roman" w:hAnsi="Times New Roman" w:cs="Times New Roman"/>
          <w:sz w:val="24"/>
          <w:szCs w:val="24"/>
        </w:rPr>
        <w:t>, turtle to build the applicatio</w:t>
      </w:r>
      <w:r w:rsidR="00C878CD">
        <w:rPr>
          <w:rFonts w:ascii="Times New Roman" w:hAnsi="Times New Roman" w:cs="Times New Roman"/>
          <w:sz w:val="24"/>
          <w:szCs w:val="24"/>
        </w:rPr>
        <w:t>n.</w:t>
      </w:r>
    </w:p>
    <w:p w14:paraId="22549713" w14:textId="6B4B1CDB" w:rsidR="00664F8B" w:rsidRDefault="00664F8B" w:rsidP="00C878CD">
      <w:pPr>
        <w:spacing w:after="0" w:line="360" w:lineRule="auto"/>
        <w:rPr>
          <w:rFonts w:ascii="Times New Roman" w:hAnsi="Times New Roman" w:cs="Times New Roman"/>
          <w:b/>
          <w:bCs/>
          <w:sz w:val="28"/>
          <w:szCs w:val="28"/>
          <w:u w:val="single"/>
        </w:rPr>
      </w:pPr>
      <w:r w:rsidRPr="00C878CD">
        <w:rPr>
          <w:rFonts w:ascii="Times New Roman" w:hAnsi="Times New Roman" w:cs="Times New Roman"/>
          <w:b/>
          <w:bCs/>
          <w:sz w:val="28"/>
          <w:szCs w:val="28"/>
          <w:u w:val="single"/>
        </w:rPr>
        <w:t>4.2 Software Platforms, Languages &amp; Tools Used</w:t>
      </w:r>
    </w:p>
    <w:p w14:paraId="16E07C5E" w14:textId="69FB4EED" w:rsidR="009F45E7" w:rsidRPr="00C878CD" w:rsidRDefault="009F45E7" w:rsidP="00C878CD">
      <w:pPr>
        <w:spacing w:after="0" w:line="360" w:lineRule="auto"/>
        <w:jc w:val="both"/>
        <w:rPr>
          <w:rFonts w:ascii="Times New Roman" w:hAnsi="Times New Roman" w:cs="Times New Roman"/>
          <w:sz w:val="24"/>
          <w:szCs w:val="24"/>
        </w:rPr>
      </w:pPr>
      <w:r w:rsidRPr="00C878CD">
        <w:rPr>
          <w:rFonts w:ascii="Times New Roman" w:hAnsi="Times New Roman" w:cs="Times New Roman"/>
          <w:sz w:val="24"/>
          <w:szCs w:val="24"/>
        </w:rPr>
        <w:t>This Section Describe the software and hardware requirements of the system</w:t>
      </w:r>
    </w:p>
    <w:p w14:paraId="10395176" w14:textId="4D201818" w:rsidR="009F45E7" w:rsidRPr="00C878CD" w:rsidRDefault="009F45E7" w:rsidP="00C878CD">
      <w:pPr>
        <w:pStyle w:val="ListParagraph"/>
        <w:numPr>
          <w:ilvl w:val="0"/>
          <w:numId w:val="9"/>
        </w:numPr>
        <w:spacing w:after="0" w:line="360" w:lineRule="auto"/>
        <w:jc w:val="both"/>
        <w:rPr>
          <w:rFonts w:ascii="Times New Roman" w:hAnsi="Times New Roman" w:cs="Times New Roman"/>
          <w:bCs/>
          <w:sz w:val="24"/>
          <w:szCs w:val="24"/>
        </w:rPr>
      </w:pPr>
      <w:r w:rsidRPr="0064787F">
        <w:rPr>
          <w:rFonts w:ascii="Times New Roman" w:hAnsi="Times New Roman" w:cs="Times New Roman"/>
          <w:b/>
          <w:sz w:val="24"/>
          <w:szCs w:val="24"/>
        </w:rPr>
        <w:t xml:space="preserve">Operating </w:t>
      </w:r>
      <w:proofErr w:type="gramStart"/>
      <w:r w:rsidRPr="0064787F">
        <w:rPr>
          <w:rFonts w:ascii="Times New Roman" w:hAnsi="Times New Roman" w:cs="Times New Roman"/>
          <w:b/>
          <w:sz w:val="24"/>
          <w:szCs w:val="24"/>
        </w:rPr>
        <w:t>System:-</w:t>
      </w:r>
      <w:proofErr w:type="gramEnd"/>
      <w:r w:rsidRPr="00C878CD">
        <w:rPr>
          <w:rFonts w:ascii="Times New Roman" w:hAnsi="Times New Roman" w:cs="Times New Roman"/>
          <w:bCs/>
          <w:sz w:val="24"/>
          <w:szCs w:val="24"/>
        </w:rPr>
        <w:t>Window 11 used as the operating system as it is stable and supports more features and is more user friendly.</w:t>
      </w:r>
    </w:p>
    <w:p w14:paraId="3B9781D0" w14:textId="77777777" w:rsidR="009F45E7" w:rsidRPr="00C878CD" w:rsidRDefault="009F45E7" w:rsidP="00C878CD">
      <w:pPr>
        <w:pStyle w:val="ListParagraph"/>
        <w:numPr>
          <w:ilvl w:val="0"/>
          <w:numId w:val="9"/>
        </w:numPr>
        <w:spacing w:after="0" w:line="360" w:lineRule="auto"/>
        <w:jc w:val="both"/>
        <w:rPr>
          <w:rFonts w:ascii="Times New Roman" w:hAnsi="Times New Roman" w:cs="Times New Roman"/>
          <w:bCs/>
          <w:sz w:val="24"/>
          <w:szCs w:val="24"/>
        </w:rPr>
      </w:pPr>
      <w:r w:rsidRPr="0064787F">
        <w:rPr>
          <w:rFonts w:ascii="Times New Roman" w:hAnsi="Times New Roman" w:cs="Times New Roman"/>
          <w:b/>
          <w:sz w:val="24"/>
          <w:szCs w:val="24"/>
        </w:rPr>
        <w:t xml:space="preserve">Programming </w:t>
      </w:r>
      <w:proofErr w:type="gramStart"/>
      <w:r w:rsidRPr="0064787F">
        <w:rPr>
          <w:rFonts w:ascii="Times New Roman" w:hAnsi="Times New Roman" w:cs="Times New Roman"/>
          <w:b/>
          <w:sz w:val="24"/>
          <w:szCs w:val="24"/>
        </w:rPr>
        <w:t>Language:-</w:t>
      </w:r>
      <w:proofErr w:type="gramEnd"/>
      <w:r w:rsidRPr="00C878CD">
        <w:rPr>
          <w:rFonts w:ascii="Times New Roman" w:hAnsi="Times New Roman" w:cs="Times New Roman"/>
          <w:bCs/>
          <w:sz w:val="24"/>
          <w:szCs w:val="24"/>
        </w:rPr>
        <w:t xml:space="preserve"> Python is used to write the whole code.</w:t>
      </w:r>
    </w:p>
    <w:p w14:paraId="06D82AEC" w14:textId="693C53FB" w:rsidR="009F45E7" w:rsidRPr="00C878CD" w:rsidRDefault="009F45E7" w:rsidP="00C878CD">
      <w:pPr>
        <w:pStyle w:val="ListParagraph"/>
        <w:numPr>
          <w:ilvl w:val="0"/>
          <w:numId w:val="9"/>
        </w:numPr>
        <w:spacing w:after="0" w:line="360" w:lineRule="auto"/>
        <w:jc w:val="both"/>
        <w:rPr>
          <w:rFonts w:ascii="Times New Roman" w:hAnsi="Times New Roman" w:cs="Times New Roman"/>
          <w:bCs/>
          <w:sz w:val="24"/>
          <w:szCs w:val="24"/>
        </w:rPr>
      </w:pPr>
      <w:proofErr w:type="gramStart"/>
      <w:r w:rsidRPr="0064787F">
        <w:rPr>
          <w:rFonts w:ascii="Times New Roman" w:hAnsi="Times New Roman" w:cs="Times New Roman"/>
          <w:b/>
          <w:sz w:val="24"/>
          <w:szCs w:val="24"/>
        </w:rPr>
        <w:t>Software:-</w:t>
      </w:r>
      <w:proofErr w:type="gramEnd"/>
      <w:r w:rsidRPr="00C878CD">
        <w:rPr>
          <w:rFonts w:ascii="Times New Roman" w:hAnsi="Times New Roman" w:cs="Times New Roman"/>
          <w:bCs/>
          <w:sz w:val="24"/>
          <w:szCs w:val="24"/>
        </w:rPr>
        <w:t xml:space="preserve"> VS code</w:t>
      </w:r>
      <w:r w:rsidR="0064787F">
        <w:rPr>
          <w:rFonts w:ascii="Times New Roman" w:hAnsi="Times New Roman" w:cs="Times New Roman"/>
          <w:bCs/>
          <w:sz w:val="24"/>
          <w:szCs w:val="24"/>
        </w:rPr>
        <w:t>.</w:t>
      </w:r>
    </w:p>
    <w:p w14:paraId="038473A6" w14:textId="77777777" w:rsidR="00C24BF5" w:rsidRPr="0064787F" w:rsidRDefault="009F45E7" w:rsidP="00C878CD">
      <w:pPr>
        <w:spacing w:after="0" w:line="360" w:lineRule="auto"/>
        <w:jc w:val="both"/>
        <w:rPr>
          <w:rFonts w:ascii="Times New Roman" w:hAnsi="Times New Roman" w:cs="Times New Roman"/>
          <w:b/>
          <w:sz w:val="24"/>
          <w:szCs w:val="24"/>
          <w:u w:val="single"/>
        </w:rPr>
      </w:pPr>
      <w:r w:rsidRPr="0064787F">
        <w:rPr>
          <w:rFonts w:ascii="Times New Roman" w:hAnsi="Times New Roman" w:cs="Times New Roman"/>
          <w:b/>
          <w:sz w:val="24"/>
          <w:szCs w:val="24"/>
          <w:u w:val="single"/>
        </w:rPr>
        <w:t xml:space="preserve">VS </w:t>
      </w:r>
      <w:proofErr w:type="gramStart"/>
      <w:r w:rsidRPr="0064787F">
        <w:rPr>
          <w:rFonts w:ascii="Times New Roman" w:hAnsi="Times New Roman" w:cs="Times New Roman"/>
          <w:b/>
          <w:sz w:val="24"/>
          <w:szCs w:val="24"/>
          <w:u w:val="single"/>
        </w:rPr>
        <w:t>Code</w:t>
      </w:r>
      <w:r w:rsidR="00C24BF5" w:rsidRPr="0064787F">
        <w:rPr>
          <w:rFonts w:ascii="Times New Roman" w:hAnsi="Times New Roman" w:cs="Times New Roman"/>
          <w:b/>
          <w:sz w:val="24"/>
          <w:szCs w:val="24"/>
          <w:u w:val="single"/>
        </w:rPr>
        <w:t>:-</w:t>
      </w:r>
      <w:proofErr w:type="gramEnd"/>
    </w:p>
    <w:p w14:paraId="565BA10A" w14:textId="118B9407" w:rsidR="00F4102E" w:rsidRPr="00C878CD" w:rsidRDefault="00C24BF5" w:rsidP="0064787F">
      <w:pPr>
        <w:pStyle w:val="NormalWeb"/>
        <w:shd w:val="clear" w:color="auto" w:fill="FFFFFF"/>
        <w:spacing w:before="0" w:beforeAutospacing="0" w:after="0" w:afterAutospacing="0" w:line="360" w:lineRule="auto"/>
        <w:ind w:firstLine="720"/>
        <w:jc w:val="both"/>
        <w:rPr>
          <w:color w:val="444444"/>
        </w:rPr>
      </w:pPr>
      <w:r w:rsidRPr="00C878CD">
        <w:rPr>
          <w:color w:val="444444"/>
          <w:shd w:val="clear" w:color="auto" w:fill="FFFFFF"/>
        </w:rPr>
        <w:t>Visual Studio Code is a free source code editor that fully supports Python and useful features such as real-time collaboration.</w:t>
      </w:r>
      <w:r w:rsidR="00F4102E" w:rsidRPr="00C878CD">
        <w:rPr>
          <w:color w:val="444444"/>
        </w:rPr>
        <w:t xml:space="preserve"> Professor </w:t>
      </w:r>
      <w:proofErr w:type="spellStart"/>
      <w:r w:rsidR="00F4102E" w:rsidRPr="00C878CD">
        <w:rPr>
          <w:color w:val="444444"/>
        </w:rPr>
        <w:t>Dodds</w:t>
      </w:r>
      <w:proofErr w:type="spellEnd"/>
      <w:r w:rsidR="00F4102E" w:rsidRPr="00C878CD">
        <w:rPr>
          <w:color w:val="444444"/>
        </w:rPr>
        <w:t xml:space="preserve"> also utilizes the built-in terminal heavily in his class as an introduction to running programs from the command line and navigating around their machine all within Visual Studio Code. He appreciates how "the built-in terminal panel does not try to automate too much (which, if it did, would deprive newcomers of the experience of the information-flow that's going on)." "Visual Studio Code is the best balance of authenticity and accessibility... Visual Studio Code doesn't feel 'fake', </w:t>
      </w:r>
      <w:proofErr w:type="gramStart"/>
      <w:r w:rsidR="00F4102E" w:rsidRPr="00C878CD">
        <w:rPr>
          <w:color w:val="444444"/>
        </w:rPr>
        <w:t>it's</w:t>
      </w:r>
      <w:proofErr w:type="gramEnd"/>
      <w:r w:rsidR="00F4102E" w:rsidRPr="00C878CD">
        <w:rPr>
          <w:color w:val="444444"/>
        </w:rPr>
        <w:t xml:space="preserve"> what real software developers use. Plus, Visual Studio Code works on every OS!"</w:t>
      </w:r>
      <w:r w:rsidR="0064787F">
        <w:rPr>
          <w:color w:val="444444"/>
        </w:rPr>
        <w:t xml:space="preserve"> </w:t>
      </w:r>
      <w:r w:rsidR="00F4102E" w:rsidRPr="00C878CD">
        <w:rPr>
          <w:color w:val="444444"/>
        </w:rPr>
        <w:t xml:space="preserve">VS Code runs on Windows, macOS, Linux, and even Chromebooks. </w:t>
      </w:r>
    </w:p>
    <w:p w14:paraId="25465AA7" w14:textId="260B9298" w:rsidR="009F45E7" w:rsidRPr="00C878CD" w:rsidRDefault="009F45E7" w:rsidP="00C878CD">
      <w:pPr>
        <w:pStyle w:val="NormalWeb"/>
        <w:shd w:val="clear" w:color="auto" w:fill="FFFFFF"/>
        <w:spacing w:before="0" w:beforeAutospacing="0" w:after="150" w:afterAutospacing="0" w:line="360" w:lineRule="auto"/>
        <w:ind w:firstLine="720"/>
        <w:jc w:val="both"/>
        <w:rPr>
          <w:color w:val="444444"/>
        </w:rPr>
      </w:pPr>
    </w:p>
    <w:p w14:paraId="1F30861B" w14:textId="77777777" w:rsidR="0012140A" w:rsidRPr="009D3001" w:rsidRDefault="00664F8B" w:rsidP="00C878CD">
      <w:pPr>
        <w:spacing w:after="0" w:line="360" w:lineRule="auto"/>
        <w:jc w:val="both"/>
        <w:rPr>
          <w:rFonts w:ascii="Times New Roman" w:hAnsi="Times New Roman" w:cs="Times New Roman"/>
          <w:b/>
          <w:bCs/>
          <w:sz w:val="28"/>
          <w:szCs w:val="28"/>
          <w:u w:val="single"/>
        </w:rPr>
      </w:pPr>
      <w:r w:rsidRPr="009D3001">
        <w:rPr>
          <w:rFonts w:ascii="Times New Roman" w:hAnsi="Times New Roman" w:cs="Times New Roman"/>
          <w:b/>
          <w:bCs/>
          <w:sz w:val="28"/>
          <w:szCs w:val="28"/>
          <w:u w:val="single"/>
        </w:rPr>
        <w:lastRenderedPageBreak/>
        <w:t>4.2.1 Python</w:t>
      </w:r>
    </w:p>
    <w:p w14:paraId="19A56704" w14:textId="5077CE41" w:rsidR="00664F8B" w:rsidRPr="0064787F" w:rsidRDefault="00664F8B" w:rsidP="0064787F">
      <w:pPr>
        <w:spacing w:after="0" w:line="360" w:lineRule="auto"/>
        <w:jc w:val="both"/>
        <w:rPr>
          <w:rFonts w:ascii="Times New Roman" w:hAnsi="Times New Roman" w:cs="Times New Roman"/>
          <w:sz w:val="24"/>
          <w:szCs w:val="24"/>
        </w:rPr>
      </w:pPr>
      <w:r w:rsidRPr="0064787F">
        <w:rPr>
          <w:rFonts w:ascii="Times New Roman" w:hAnsi="Times New Roman" w:cs="Times New Roman"/>
          <w:sz w:val="24"/>
          <w:szCs w:val="24"/>
        </w:rPr>
        <w:t xml:space="preserve">The language of select for this project was Python. This was a straightforward call for many reasons. </w:t>
      </w:r>
    </w:p>
    <w:p w14:paraId="3266FD31" w14:textId="77777777" w:rsidR="0012140A" w:rsidRPr="0064787F" w:rsidRDefault="00664F8B" w:rsidP="0064787F">
      <w:pPr>
        <w:pStyle w:val="ListParagraph"/>
        <w:numPr>
          <w:ilvl w:val="0"/>
          <w:numId w:val="7"/>
        </w:numPr>
        <w:spacing w:after="0" w:line="360" w:lineRule="auto"/>
        <w:jc w:val="both"/>
        <w:rPr>
          <w:rFonts w:ascii="Times New Roman" w:hAnsi="Times New Roman" w:cs="Times New Roman"/>
          <w:sz w:val="24"/>
          <w:szCs w:val="24"/>
        </w:rPr>
      </w:pPr>
      <w:r w:rsidRPr="0064787F">
        <w:rPr>
          <w:rFonts w:ascii="Times New Roman" w:hAnsi="Times New Roman" w:cs="Times New Roman"/>
          <w:sz w:val="24"/>
          <w:szCs w:val="24"/>
        </w:rPr>
        <w:t xml:space="preserve">Python as a language has a vast community behind it. Any problems which may be faced is simply resolved with visit to Stack Overflow. Python is the foremost standard language on the positioning that makes it is very straight answer to any question. </w:t>
      </w:r>
    </w:p>
    <w:p w14:paraId="28E43D41" w14:textId="77777777" w:rsidR="0012140A" w:rsidRPr="0064787F" w:rsidRDefault="00664F8B" w:rsidP="0064787F">
      <w:pPr>
        <w:pStyle w:val="ListParagraph"/>
        <w:numPr>
          <w:ilvl w:val="0"/>
          <w:numId w:val="7"/>
        </w:numPr>
        <w:spacing w:after="0" w:line="360" w:lineRule="auto"/>
        <w:jc w:val="both"/>
        <w:rPr>
          <w:rFonts w:ascii="Times New Roman" w:hAnsi="Times New Roman" w:cs="Times New Roman"/>
          <w:sz w:val="24"/>
          <w:szCs w:val="24"/>
        </w:rPr>
      </w:pPr>
      <w:r w:rsidRPr="0064787F">
        <w:rPr>
          <w:rFonts w:ascii="Times New Roman" w:hAnsi="Times New Roman" w:cs="Times New Roman"/>
          <w:sz w:val="24"/>
          <w:szCs w:val="24"/>
        </w:rPr>
        <w:t xml:space="preserve">Python is an abundance of powerful tools ready for scientific computing Packages. The packages like NumPy, Pandas and </w:t>
      </w:r>
      <w:proofErr w:type="spellStart"/>
      <w:r w:rsidRPr="0064787F">
        <w:rPr>
          <w:rFonts w:ascii="Times New Roman" w:hAnsi="Times New Roman" w:cs="Times New Roman"/>
          <w:sz w:val="24"/>
          <w:szCs w:val="24"/>
        </w:rPr>
        <w:t>sklearn</w:t>
      </w:r>
      <w:proofErr w:type="spellEnd"/>
      <w:r w:rsidRPr="0064787F">
        <w:rPr>
          <w:rFonts w:ascii="Times New Roman" w:hAnsi="Times New Roman" w:cs="Times New Roman"/>
          <w:sz w:val="24"/>
          <w:szCs w:val="24"/>
        </w:rPr>
        <w:t xml:space="preserve"> area unit freely available and well documented. These Packages will intensely scale back, and variation the code necessary to write a given program. This makes repetition fast.</w:t>
      </w:r>
    </w:p>
    <w:p w14:paraId="2D167D81" w14:textId="42754BA8" w:rsidR="00664F8B" w:rsidRPr="0064787F" w:rsidRDefault="00664F8B" w:rsidP="0064787F">
      <w:pPr>
        <w:pStyle w:val="ListParagraph"/>
        <w:numPr>
          <w:ilvl w:val="0"/>
          <w:numId w:val="7"/>
        </w:numPr>
        <w:spacing w:after="0" w:line="360" w:lineRule="auto"/>
        <w:jc w:val="both"/>
        <w:rPr>
          <w:rFonts w:ascii="Times New Roman" w:hAnsi="Times New Roman" w:cs="Times New Roman"/>
          <w:sz w:val="24"/>
          <w:szCs w:val="24"/>
        </w:rPr>
      </w:pPr>
      <w:r w:rsidRPr="0064787F">
        <w:rPr>
          <w:rFonts w:ascii="Times New Roman" w:hAnsi="Times New Roman" w:cs="Times New Roman"/>
          <w:sz w:val="24"/>
          <w:szCs w:val="24"/>
        </w:rPr>
        <w:t xml:space="preserve"> Python is a language as forgiving and permits for the program that appear as if pseudo code. This can be helpful once pseudo code give in tutorial papers should be required and verified. Using python this step is sometimes fairly trivial. </w:t>
      </w:r>
    </w:p>
    <w:p w14:paraId="2228B3A9" w14:textId="55D752F7" w:rsidR="00664F8B" w:rsidRDefault="00664F8B" w:rsidP="0064787F">
      <w:pPr>
        <w:spacing w:after="0" w:line="360" w:lineRule="auto"/>
        <w:ind w:firstLine="720"/>
        <w:jc w:val="both"/>
        <w:rPr>
          <w:rFonts w:ascii="Times New Roman" w:hAnsi="Times New Roman" w:cs="Times New Roman"/>
          <w:sz w:val="24"/>
          <w:szCs w:val="24"/>
        </w:rPr>
      </w:pPr>
      <w:r w:rsidRPr="0064787F">
        <w:rPr>
          <w:rFonts w:ascii="Times New Roman" w:hAnsi="Times New Roman" w:cs="Times New Roman"/>
          <w:sz w:val="24"/>
          <w:szCs w:val="24"/>
        </w:rPr>
        <w:t>However, Python is not without its errors. The python is dynamically written language and packages are area unit infamous for Duck writing. This may be frustrating once a package technique returns one thing that, for instance, looks like an array instead of being an actual array. Plus, the standard Python documentation did not clearly state the return type of a method, this can’t lead without a lot of trials and error testing otherwise happen in a powerfully written language. This is a problem that produces learning to use a replacement Python package or library more difficult than it otherwise may be.</w:t>
      </w:r>
    </w:p>
    <w:p w14:paraId="40969EE1" w14:textId="00E3DDB8" w:rsidR="009D3001" w:rsidRPr="00BA2689" w:rsidRDefault="00BA2689" w:rsidP="009D3001">
      <w:pPr>
        <w:spacing w:after="0" w:line="360" w:lineRule="auto"/>
        <w:jc w:val="both"/>
        <w:rPr>
          <w:rFonts w:ascii="Times New Roman" w:hAnsi="Times New Roman" w:cs="Times New Roman"/>
          <w:b/>
          <w:bCs/>
          <w:sz w:val="28"/>
          <w:szCs w:val="28"/>
          <w:u w:val="single"/>
        </w:rPr>
      </w:pPr>
      <w:ins w:id="0" w:author="Samruddhi Sasavade">
        <w:r w:rsidRPr="00BA2689">
          <w:rPr>
            <w:rFonts w:ascii="Times New Roman" w:hAnsi="Times New Roman" w:cs="Times New Roman"/>
            <w:b/>
            <w:bCs/>
            <w:sz w:val="28"/>
            <w:szCs w:val="28"/>
            <w:u w:val="single"/>
          </w:rPr>
          <w:t>4.2.</w:t>
        </w:r>
        <w:proofErr w:type="gramStart"/>
        <w:r w:rsidRPr="00BA2689">
          <w:rPr>
            <w:rFonts w:ascii="Times New Roman" w:hAnsi="Times New Roman" w:cs="Times New Roman"/>
            <w:b/>
            <w:bCs/>
            <w:sz w:val="28"/>
            <w:szCs w:val="28"/>
            <w:u w:val="single"/>
          </w:rPr>
          <w:t>2.</w:t>
        </w:r>
      </w:ins>
      <w:r w:rsidR="009D3001" w:rsidRPr="00BA2689">
        <w:rPr>
          <w:rFonts w:ascii="Times New Roman" w:hAnsi="Times New Roman" w:cs="Times New Roman"/>
          <w:b/>
          <w:bCs/>
          <w:sz w:val="28"/>
          <w:szCs w:val="28"/>
          <w:u w:val="single"/>
        </w:rPr>
        <w:t>Python</w:t>
      </w:r>
      <w:proofErr w:type="gramEnd"/>
      <w:r w:rsidR="009D3001" w:rsidRPr="00BA2689">
        <w:rPr>
          <w:rFonts w:ascii="Times New Roman" w:hAnsi="Times New Roman" w:cs="Times New Roman"/>
          <w:b/>
          <w:bCs/>
          <w:sz w:val="28"/>
          <w:szCs w:val="28"/>
          <w:u w:val="single"/>
        </w:rPr>
        <w:t xml:space="preserve"> Libraries:</w:t>
      </w:r>
    </w:p>
    <w:p w14:paraId="2EB200DF" w14:textId="77777777" w:rsidR="009D3001" w:rsidRPr="009D3001" w:rsidRDefault="009D3001" w:rsidP="009D3001">
      <w:pPr>
        <w:pStyle w:val="ListParagraph"/>
        <w:numPr>
          <w:ilvl w:val="0"/>
          <w:numId w:val="15"/>
        </w:numPr>
        <w:spacing w:after="0" w:line="360" w:lineRule="auto"/>
        <w:jc w:val="both"/>
        <w:rPr>
          <w:rFonts w:ascii="Times New Roman" w:hAnsi="Times New Roman" w:cs="Times New Roman"/>
          <w:sz w:val="24"/>
          <w:szCs w:val="24"/>
        </w:rPr>
      </w:pPr>
      <w:proofErr w:type="spellStart"/>
      <w:r w:rsidRPr="009D3001">
        <w:rPr>
          <w:rFonts w:ascii="Times New Roman" w:hAnsi="Times New Roman" w:cs="Times New Roman"/>
          <w:b/>
          <w:bCs/>
          <w:sz w:val="24"/>
          <w:szCs w:val="24"/>
        </w:rPr>
        <w:t>Tkinte</w:t>
      </w:r>
      <w:r w:rsidRPr="009D3001">
        <w:rPr>
          <w:rFonts w:ascii="Times New Roman" w:hAnsi="Times New Roman" w:cs="Times New Roman"/>
          <w:sz w:val="24"/>
          <w:szCs w:val="24"/>
        </w:rPr>
        <w:t>r</w:t>
      </w:r>
      <w:proofErr w:type="spellEnd"/>
      <w:r w:rsidRPr="009D3001">
        <w:rPr>
          <w:rFonts w:ascii="Times New Roman" w:hAnsi="Times New Roman" w:cs="Times New Roman"/>
          <w:sz w:val="24"/>
          <w:szCs w:val="24"/>
        </w:rPr>
        <w:t xml:space="preserve">: This framework provides Python users with a simple way to create GUI elements using the widgets found in the Tk toolkit. </w:t>
      </w:r>
    </w:p>
    <w:p w14:paraId="5D16918C" w14:textId="77777777" w:rsidR="009D3001" w:rsidRPr="009D3001" w:rsidRDefault="009D3001" w:rsidP="009D3001">
      <w:pPr>
        <w:pStyle w:val="ListParagraph"/>
        <w:numPr>
          <w:ilvl w:val="0"/>
          <w:numId w:val="15"/>
        </w:numPr>
        <w:spacing w:after="0" w:line="360" w:lineRule="auto"/>
        <w:jc w:val="both"/>
        <w:rPr>
          <w:rFonts w:ascii="Times New Roman" w:hAnsi="Times New Roman" w:cs="Times New Roman"/>
          <w:sz w:val="24"/>
          <w:szCs w:val="24"/>
        </w:rPr>
      </w:pPr>
      <w:r w:rsidRPr="009D3001">
        <w:rPr>
          <w:rFonts w:ascii="Times New Roman" w:hAnsi="Times New Roman" w:cs="Times New Roman"/>
          <w:sz w:val="24"/>
          <w:szCs w:val="24"/>
        </w:rPr>
        <w:t xml:space="preserve"> </w:t>
      </w:r>
      <w:r w:rsidRPr="009D3001">
        <w:rPr>
          <w:rFonts w:ascii="Times New Roman" w:hAnsi="Times New Roman" w:cs="Times New Roman"/>
          <w:b/>
          <w:bCs/>
          <w:sz w:val="24"/>
          <w:szCs w:val="24"/>
        </w:rPr>
        <w:t>NumPy:</w:t>
      </w:r>
      <w:r w:rsidRPr="009D3001">
        <w:rPr>
          <w:rFonts w:ascii="Times New Roman" w:hAnsi="Times New Roman" w:cs="Times New Roman"/>
          <w:sz w:val="24"/>
          <w:szCs w:val="24"/>
        </w:rPr>
        <w:t xml:space="preserve"> NumPy can be used to perform a wide variety of mathematical operations on arrays.</w:t>
      </w:r>
    </w:p>
    <w:p w14:paraId="2046C161" w14:textId="77777777" w:rsidR="009D3001" w:rsidRPr="009D3001" w:rsidRDefault="009D3001" w:rsidP="009D3001">
      <w:pPr>
        <w:pStyle w:val="ListParagraph"/>
        <w:numPr>
          <w:ilvl w:val="0"/>
          <w:numId w:val="15"/>
        </w:numPr>
        <w:spacing w:after="0" w:line="360" w:lineRule="auto"/>
        <w:jc w:val="both"/>
        <w:rPr>
          <w:rFonts w:ascii="Times New Roman" w:hAnsi="Times New Roman" w:cs="Times New Roman"/>
          <w:sz w:val="24"/>
          <w:szCs w:val="24"/>
        </w:rPr>
      </w:pPr>
      <w:r w:rsidRPr="009D3001">
        <w:rPr>
          <w:rFonts w:ascii="Times New Roman" w:hAnsi="Times New Roman" w:cs="Times New Roman"/>
          <w:b/>
          <w:bCs/>
          <w:sz w:val="24"/>
          <w:szCs w:val="24"/>
        </w:rPr>
        <w:t>Pandas:</w:t>
      </w:r>
      <w:r w:rsidRPr="009D3001">
        <w:rPr>
          <w:rFonts w:ascii="Times New Roman" w:hAnsi="Times New Roman" w:cs="Times New Roman"/>
          <w:sz w:val="24"/>
          <w:szCs w:val="24"/>
        </w:rPr>
        <w:t xml:space="preserve"> Pandas offers various data structure and operations for manipulating numerical data and time series.</w:t>
      </w:r>
    </w:p>
    <w:p w14:paraId="3925439F" w14:textId="77777777" w:rsidR="009D3001" w:rsidRPr="009D3001" w:rsidRDefault="009D3001" w:rsidP="009D3001">
      <w:pPr>
        <w:pStyle w:val="ListParagraph"/>
        <w:numPr>
          <w:ilvl w:val="0"/>
          <w:numId w:val="15"/>
        </w:numPr>
        <w:spacing w:after="0" w:line="360" w:lineRule="auto"/>
        <w:jc w:val="both"/>
        <w:rPr>
          <w:rFonts w:ascii="Times New Roman" w:hAnsi="Times New Roman" w:cs="Times New Roman"/>
          <w:sz w:val="24"/>
          <w:szCs w:val="24"/>
        </w:rPr>
      </w:pPr>
      <w:r w:rsidRPr="009D3001">
        <w:rPr>
          <w:rFonts w:ascii="Times New Roman" w:hAnsi="Times New Roman" w:cs="Times New Roman"/>
          <w:b/>
          <w:bCs/>
          <w:sz w:val="24"/>
          <w:szCs w:val="24"/>
        </w:rPr>
        <w:t>Matplotlib:</w:t>
      </w:r>
      <w:r w:rsidRPr="009D3001">
        <w:rPr>
          <w:rFonts w:ascii="Times New Roman" w:hAnsi="Times New Roman" w:cs="Times New Roman"/>
          <w:sz w:val="24"/>
          <w:szCs w:val="24"/>
        </w:rPr>
        <w:t xml:space="preserve"> Matplotlib is a cross-platform, data visualization and graphical plotting library for Python and its numerical extension NumPy.  </w:t>
      </w:r>
    </w:p>
    <w:p w14:paraId="3FB5B247" w14:textId="77777777" w:rsidR="00BA2689" w:rsidRDefault="009D3001" w:rsidP="00280C7D">
      <w:pPr>
        <w:pStyle w:val="ListParagraph"/>
        <w:numPr>
          <w:ilvl w:val="0"/>
          <w:numId w:val="15"/>
        </w:numPr>
        <w:spacing w:after="0" w:line="360" w:lineRule="auto"/>
        <w:jc w:val="both"/>
        <w:rPr>
          <w:rFonts w:ascii="Times New Roman" w:hAnsi="Times New Roman" w:cs="Times New Roman"/>
          <w:sz w:val="24"/>
          <w:szCs w:val="24"/>
        </w:rPr>
      </w:pPr>
      <w:proofErr w:type="spellStart"/>
      <w:r w:rsidRPr="009D3001">
        <w:rPr>
          <w:rFonts w:ascii="Times New Roman" w:hAnsi="Times New Roman" w:cs="Times New Roman"/>
          <w:b/>
          <w:bCs/>
          <w:sz w:val="24"/>
          <w:szCs w:val="24"/>
        </w:rPr>
        <w:t>Sklearn</w:t>
      </w:r>
      <w:proofErr w:type="spellEnd"/>
      <w:r w:rsidRPr="009D3001">
        <w:rPr>
          <w:rFonts w:ascii="Times New Roman" w:hAnsi="Times New Roman" w:cs="Times New Roman"/>
          <w:b/>
          <w:bCs/>
          <w:sz w:val="24"/>
          <w:szCs w:val="24"/>
        </w:rPr>
        <w:t>:</w:t>
      </w:r>
      <w:r w:rsidRPr="009D3001">
        <w:rPr>
          <w:rFonts w:ascii="Times New Roman" w:hAnsi="Times New Roman" w:cs="Times New Roman"/>
          <w:sz w:val="24"/>
          <w:szCs w:val="24"/>
        </w:rPr>
        <w:t xml:space="preserve"> It provides a selection of efficient tools for machine learning and statistical modeling including classification, regression, clustering and dimensionality reduction via a consistence interface in Python.</w:t>
      </w:r>
    </w:p>
    <w:p w14:paraId="2AD8B801" w14:textId="77777777" w:rsidR="009D3001" w:rsidRPr="009D3001" w:rsidRDefault="009D3001" w:rsidP="009D3001">
      <w:pPr>
        <w:pStyle w:val="ListParagraph"/>
        <w:numPr>
          <w:ilvl w:val="0"/>
          <w:numId w:val="15"/>
        </w:numPr>
        <w:spacing w:after="0" w:line="360" w:lineRule="auto"/>
        <w:jc w:val="both"/>
        <w:rPr>
          <w:rFonts w:ascii="Times New Roman" w:hAnsi="Times New Roman" w:cs="Times New Roman"/>
          <w:sz w:val="24"/>
          <w:szCs w:val="24"/>
        </w:rPr>
      </w:pPr>
      <w:r w:rsidRPr="009D3001">
        <w:rPr>
          <w:rFonts w:ascii="Times New Roman" w:hAnsi="Times New Roman" w:cs="Times New Roman"/>
          <w:sz w:val="24"/>
          <w:szCs w:val="24"/>
        </w:rPr>
        <w:lastRenderedPageBreak/>
        <w:t xml:space="preserve"> </w:t>
      </w:r>
      <w:proofErr w:type="spellStart"/>
      <w:r w:rsidRPr="009D3001">
        <w:rPr>
          <w:rFonts w:ascii="Times New Roman" w:hAnsi="Times New Roman" w:cs="Times New Roman"/>
          <w:b/>
          <w:bCs/>
          <w:sz w:val="24"/>
          <w:szCs w:val="24"/>
        </w:rPr>
        <w:t>Yahoo_fin</w:t>
      </w:r>
      <w:proofErr w:type="spellEnd"/>
      <w:r w:rsidRPr="009D3001">
        <w:rPr>
          <w:rFonts w:ascii="Times New Roman" w:hAnsi="Times New Roman" w:cs="Times New Roman"/>
          <w:b/>
          <w:bCs/>
          <w:sz w:val="24"/>
          <w:szCs w:val="24"/>
        </w:rPr>
        <w:t>:</w:t>
      </w:r>
      <w:r w:rsidRPr="009D3001">
        <w:rPr>
          <w:rFonts w:ascii="Times New Roman" w:hAnsi="Times New Roman" w:cs="Times New Roman"/>
          <w:sz w:val="24"/>
          <w:szCs w:val="24"/>
        </w:rPr>
        <w:t xml:space="preserve"> </w:t>
      </w:r>
      <w:proofErr w:type="spellStart"/>
      <w:r w:rsidRPr="009D3001">
        <w:rPr>
          <w:rFonts w:ascii="Times New Roman" w:hAnsi="Times New Roman" w:cs="Times New Roman"/>
          <w:sz w:val="24"/>
          <w:szCs w:val="24"/>
        </w:rPr>
        <w:t>Yahoo_fin</w:t>
      </w:r>
      <w:proofErr w:type="spellEnd"/>
      <w:r w:rsidRPr="009D3001">
        <w:rPr>
          <w:rFonts w:ascii="Times New Roman" w:hAnsi="Times New Roman" w:cs="Times New Roman"/>
          <w:sz w:val="24"/>
          <w:szCs w:val="24"/>
        </w:rPr>
        <w:t xml:space="preserve"> is a Python 3 package designed to scrape historical stock price data, as well as to provide current information on market caps, dividend yields, and which stocks comprise the major exchanges.</w:t>
      </w:r>
    </w:p>
    <w:p w14:paraId="291FB7F2" w14:textId="77777777" w:rsidR="009D3001" w:rsidRPr="009D3001" w:rsidRDefault="009D3001" w:rsidP="009D3001">
      <w:pPr>
        <w:pStyle w:val="ListParagraph"/>
        <w:numPr>
          <w:ilvl w:val="0"/>
          <w:numId w:val="15"/>
        </w:numPr>
        <w:spacing w:after="0" w:line="360" w:lineRule="auto"/>
        <w:jc w:val="both"/>
        <w:rPr>
          <w:rFonts w:ascii="Times New Roman" w:hAnsi="Times New Roman" w:cs="Times New Roman"/>
          <w:sz w:val="24"/>
          <w:szCs w:val="24"/>
        </w:rPr>
      </w:pPr>
      <w:proofErr w:type="spellStart"/>
      <w:r w:rsidRPr="009D3001">
        <w:rPr>
          <w:rFonts w:ascii="Times New Roman" w:hAnsi="Times New Roman" w:cs="Times New Roman"/>
          <w:b/>
          <w:bCs/>
          <w:sz w:val="24"/>
          <w:szCs w:val="24"/>
        </w:rPr>
        <w:t>Yfinance</w:t>
      </w:r>
      <w:proofErr w:type="spellEnd"/>
      <w:r w:rsidRPr="009D3001">
        <w:rPr>
          <w:rFonts w:ascii="Times New Roman" w:hAnsi="Times New Roman" w:cs="Times New Roman"/>
          <w:sz w:val="24"/>
          <w:szCs w:val="24"/>
        </w:rPr>
        <w:t xml:space="preserve">: The </w:t>
      </w:r>
      <w:proofErr w:type="spellStart"/>
      <w:r w:rsidRPr="009D3001">
        <w:rPr>
          <w:rFonts w:ascii="Times New Roman" w:hAnsi="Times New Roman" w:cs="Times New Roman"/>
          <w:sz w:val="24"/>
          <w:szCs w:val="24"/>
        </w:rPr>
        <w:t>yfinance</w:t>
      </w:r>
      <w:proofErr w:type="spellEnd"/>
      <w:r w:rsidRPr="009D3001">
        <w:rPr>
          <w:rFonts w:ascii="Times New Roman" w:hAnsi="Times New Roman" w:cs="Times New Roman"/>
          <w:sz w:val="24"/>
          <w:szCs w:val="24"/>
        </w:rPr>
        <w:t xml:space="preserve"> is one of the famous modules in Python, which is used to collect online data, and with it, we can collect the financial data of Yahoo.</w:t>
      </w:r>
    </w:p>
    <w:p w14:paraId="64835273" w14:textId="6C98486F" w:rsidR="00CB0B56" w:rsidRPr="009D3001" w:rsidRDefault="009D3001" w:rsidP="009D3001">
      <w:pPr>
        <w:pStyle w:val="ListParagraph"/>
        <w:numPr>
          <w:ilvl w:val="0"/>
          <w:numId w:val="15"/>
        </w:numPr>
        <w:spacing w:after="0" w:line="360" w:lineRule="auto"/>
        <w:jc w:val="both"/>
        <w:rPr>
          <w:rFonts w:ascii="Times New Roman" w:hAnsi="Times New Roman" w:cs="Times New Roman"/>
          <w:sz w:val="24"/>
          <w:szCs w:val="24"/>
        </w:rPr>
      </w:pPr>
      <w:r w:rsidRPr="009D3001">
        <w:rPr>
          <w:rFonts w:ascii="Times New Roman" w:hAnsi="Times New Roman" w:cs="Times New Roman"/>
          <w:b/>
          <w:bCs/>
          <w:sz w:val="24"/>
          <w:szCs w:val="24"/>
        </w:rPr>
        <w:t xml:space="preserve"> Datetime:</w:t>
      </w:r>
      <w:r w:rsidRPr="009D3001">
        <w:rPr>
          <w:rFonts w:ascii="Times New Roman" w:hAnsi="Times New Roman" w:cs="Times New Roman"/>
          <w:sz w:val="24"/>
          <w:szCs w:val="24"/>
        </w:rPr>
        <w:t xml:space="preserve"> Python Datetime module supplies classes to work with date and time. These classes provide a number of functions to deal with dates, times and time intervals</w:t>
      </w:r>
    </w:p>
    <w:p w14:paraId="025ECFA1" w14:textId="77777777" w:rsidR="009D3001" w:rsidRDefault="009D3001" w:rsidP="00697746">
      <w:pPr>
        <w:spacing w:after="0" w:line="240" w:lineRule="auto"/>
        <w:rPr>
          <w:rFonts w:ascii="Times New Roman" w:hAnsi="Times New Roman" w:cs="Times New Roman"/>
          <w:b/>
          <w:sz w:val="28"/>
          <w:szCs w:val="28"/>
        </w:rPr>
      </w:pPr>
    </w:p>
    <w:p w14:paraId="3BCEBBE8" w14:textId="77777777" w:rsidR="009D3001" w:rsidRDefault="009D3001" w:rsidP="00697746">
      <w:pPr>
        <w:spacing w:after="0" w:line="240" w:lineRule="auto"/>
        <w:rPr>
          <w:rFonts w:ascii="Times New Roman" w:hAnsi="Times New Roman" w:cs="Times New Roman"/>
          <w:b/>
          <w:sz w:val="28"/>
          <w:szCs w:val="28"/>
        </w:rPr>
      </w:pPr>
    </w:p>
    <w:p w14:paraId="237F9E79" w14:textId="77777777" w:rsidR="009D3001" w:rsidRDefault="009D3001" w:rsidP="00697746">
      <w:pPr>
        <w:spacing w:after="0" w:line="240" w:lineRule="auto"/>
        <w:rPr>
          <w:rFonts w:ascii="Times New Roman" w:hAnsi="Times New Roman" w:cs="Times New Roman"/>
          <w:b/>
          <w:sz w:val="28"/>
          <w:szCs w:val="28"/>
        </w:rPr>
      </w:pPr>
    </w:p>
    <w:p w14:paraId="035D30C4" w14:textId="77777777" w:rsidR="009D3001" w:rsidRDefault="009D3001" w:rsidP="00697746">
      <w:pPr>
        <w:spacing w:after="0" w:line="240" w:lineRule="auto"/>
        <w:rPr>
          <w:rFonts w:ascii="Times New Roman" w:hAnsi="Times New Roman" w:cs="Times New Roman"/>
          <w:b/>
          <w:sz w:val="28"/>
          <w:szCs w:val="28"/>
        </w:rPr>
      </w:pPr>
    </w:p>
    <w:p w14:paraId="77D0293A" w14:textId="77777777" w:rsidR="009D3001" w:rsidRDefault="009D3001" w:rsidP="00697746">
      <w:pPr>
        <w:spacing w:after="0" w:line="240" w:lineRule="auto"/>
        <w:rPr>
          <w:rFonts w:ascii="Times New Roman" w:hAnsi="Times New Roman" w:cs="Times New Roman"/>
          <w:b/>
          <w:sz w:val="28"/>
          <w:szCs w:val="28"/>
        </w:rPr>
      </w:pPr>
    </w:p>
    <w:p w14:paraId="7F8CA8D9" w14:textId="77777777" w:rsidR="009D3001" w:rsidRDefault="009D3001" w:rsidP="00697746">
      <w:pPr>
        <w:spacing w:after="0" w:line="240" w:lineRule="auto"/>
        <w:rPr>
          <w:rFonts w:ascii="Times New Roman" w:hAnsi="Times New Roman" w:cs="Times New Roman"/>
          <w:b/>
          <w:sz w:val="28"/>
          <w:szCs w:val="28"/>
        </w:rPr>
      </w:pPr>
    </w:p>
    <w:p w14:paraId="12B63978" w14:textId="77777777" w:rsidR="009D3001" w:rsidRDefault="009D3001" w:rsidP="00697746">
      <w:pPr>
        <w:spacing w:after="0" w:line="240" w:lineRule="auto"/>
        <w:rPr>
          <w:rFonts w:ascii="Times New Roman" w:hAnsi="Times New Roman" w:cs="Times New Roman"/>
          <w:b/>
          <w:sz w:val="28"/>
          <w:szCs w:val="28"/>
        </w:rPr>
      </w:pPr>
    </w:p>
    <w:p w14:paraId="44FD6533" w14:textId="77777777" w:rsidR="009D3001" w:rsidRDefault="009D3001" w:rsidP="00697746">
      <w:pPr>
        <w:spacing w:after="0" w:line="240" w:lineRule="auto"/>
        <w:rPr>
          <w:rFonts w:ascii="Times New Roman" w:hAnsi="Times New Roman" w:cs="Times New Roman"/>
          <w:b/>
          <w:sz w:val="28"/>
          <w:szCs w:val="28"/>
        </w:rPr>
      </w:pPr>
    </w:p>
    <w:p w14:paraId="16EB2DA2" w14:textId="77777777" w:rsidR="009D3001" w:rsidRDefault="009D3001" w:rsidP="00697746">
      <w:pPr>
        <w:spacing w:after="0" w:line="240" w:lineRule="auto"/>
        <w:rPr>
          <w:rFonts w:ascii="Times New Roman" w:hAnsi="Times New Roman" w:cs="Times New Roman"/>
          <w:b/>
          <w:sz w:val="28"/>
          <w:szCs w:val="28"/>
        </w:rPr>
      </w:pPr>
    </w:p>
    <w:p w14:paraId="26B18D1F" w14:textId="77777777" w:rsidR="009D3001" w:rsidRDefault="009D3001" w:rsidP="00697746">
      <w:pPr>
        <w:spacing w:after="0" w:line="240" w:lineRule="auto"/>
        <w:rPr>
          <w:rFonts w:ascii="Times New Roman" w:hAnsi="Times New Roman" w:cs="Times New Roman"/>
          <w:b/>
          <w:sz w:val="28"/>
          <w:szCs w:val="28"/>
        </w:rPr>
      </w:pPr>
    </w:p>
    <w:p w14:paraId="2E937F7D" w14:textId="77777777" w:rsidR="009D3001" w:rsidRDefault="009D3001" w:rsidP="00697746">
      <w:pPr>
        <w:spacing w:after="0" w:line="240" w:lineRule="auto"/>
        <w:rPr>
          <w:rFonts w:ascii="Times New Roman" w:hAnsi="Times New Roman" w:cs="Times New Roman"/>
          <w:b/>
          <w:sz w:val="28"/>
          <w:szCs w:val="28"/>
        </w:rPr>
      </w:pPr>
    </w:p>
    <w:p w14:paraId="5870F846" w14:textId="77777777" w:rsidR="009D3001" w:rsidRDefault="009D3001" w:rsidP="00697746">
      <w:pPr>
        <w:spacing w:after="0" w:line="240" w:lineRule="auto"/>
        <w:rPr>
          <w:rFonts w:ascii="Times New Roman" w:hAnsi="Times New Roman" w:cs="Times New Roman"/>
          <w:b/>
          <w:sz w:val="28"/>
          <w:szCs w:val="28"/>
        </w:rPr>
      </w:pPr>
    </w:p>
    <w:p w14:paraId="49187DCF" w14:textId="77777777" w:rsidR="009D3001" w:rsidRDefault="009D3001" w:rsidP="00697746">
      <w:pPr>
        <w:spacing w:after="0" w:line="240" w:lineRule="auto"/>
        <w:rPr>
          <w:rFonts w:ascii="Times New Roman" w:hAnsi="Times New Roman" w:cs="Times New Roman"/>
          <w:b/>
          <w:sz w:val="28"/>
          <w:szCs w:val="28"/>
        </w:rPr>
      </w:pPr>
    </w:p>
    <w:p w14:paraId="36EC582B" w14:textId="77777777" w:rsidR="009D3001" w:rsidRDefault="009D3001" w:rsidP="00697746">
      <w:pPr>
        <w:spacing w:after="0" w:line="240" w:lineRule="auto"/>
        <w:rPr>
          <w:rFonts w:ascii="Times New Roman" w:hAnsi="Times New Roman" w:cs="Times New Roman"/>
          <w:b/>
          <w:sz w:val="28"/>
          <w:szCs w:val="28"/>
        </w:rPr>
      </w:pPr>
    </w:p>
    <w:p w14:paraId="122DBEA8" w14:textId="77777777" w:rsidR="009D3001" w:rsidRDefault="009D3001" w:rsidP="00697746">
      <w:pPr>
        <w:spacing w:after="0" w:line="240" w:lineRule="auto"/>
        <w:rPr>
          <w:rFonts w:ascii="Times New Roman" w:hAnsi="Times New Roman" w:cs="Times New Roman"/>
          <w:b/>
          <w:sz w:val="28"/>
          <w:szCs w:val="28"/>
        </w:rPr>
      </w:pPr>
    </w:p>
    <w:p w14:paraId="59FE005A" w14:textId="49508F68" w:rsidR="00697746" w:rsidRDefault="00BA2689" w:rsidP="00BA2689">
      <w:pPr>
        <w:pStyle w:val="ListParagraph"/>
        <w:spacing w:after="0" w:line="360" w:lineRule="auto"/>
        <w:jc w:val="center"/>
        <w:rPr>
          <w:rFonts w:ascii="Times New Roman" w:hAnsi="Times New Roman" w:cs="Times New Roman"/>
          <w:b/>
          <w:sz w:val="32"/>
          <w:szCs w:val="32"/>
          <w:u w:val="single"/>
        </w:rPr>
      </w:pPr>
      <w:ins w:id="1" w:author="Samruddhi Sasavade">
        <w:r w:rsidRPr="00BA2689">
          <w:rPr>
            <w:rFonts w:ascii="Times New Roman" w:hAnsi="Times New Roman" w:cs="Times New Roman"/>
            <w:b/>
            <w:sz w:val="32"/>
            <w:szCs w:val="32"/>
            <w:u w:val="single"/>
          </w:rPr>
          <w:t>5.</w:t>
        </w:r>
      </w:ins>
      <w:proofErr w:type="gramStart"/>
      <w:r w:rsidR="00697746" w:rsidRPr="00BA2689">
        <w:rPr>
          <w:rFonts w:ascii="Times New Roman" w:hAnsi="Times New Roman" w:cs="Times New Roman"/>
          <w:b/>
          <w:sz w:val="32"/>
          <w:szCs w:val="32"/>
          <w:u w:val="single"/>
        </w:rPr>
        <w:t>Testing</w:t>
      </w:r>
      <w:r w:rsidR="00697746">
        <w:rPr>
          <w:rFonts w:ascii="Times New Roman" w:hAnsi="Times New Roman" w:cs="Times New Roman"/>
          <w:b/>
          <w:sz w:val="28"/>
          <w:szCs w:val="28"/>
        </w:rPr>
        <w:t>:</w:t>
      </w:r>
      <w:r w:rsidR="001F2AB2">
        <w:rPr>
          <w:rFonts w:ascii="Times New Roman" w:hAnsi="Times New Roman" w:cs="Times New Roman"/>
          <w:b/>
          <w:sz w:val="28"/>
          <w:szCs w:val="28"/>
        </w:rPr>
        <w:t>s</w:t>
      </w:r>
      <w:proofErr w:type="gramEnd"/>
    </w:p>
    <w:p w14:paraId="329A749B" w14:textId="272636CB" w:rsidR="00BA2689" w:rsidRPr="00BA2689" w:rsidRDefault="00BA2689" w:rsidP="00BA2689">
      <w:pPr>
        <w:spacing w:after="0" w:line="360" w:lineRule="auto"/>
        <w:rPr>
          <w:rFonts w:ascii="Times New Roman" w:hAnsi="Times New Roman" w:cs="Times New Roman"/>
          <w:b/>
          <w:sz w:val="28"/>
          <w:szCs w:val="28"/>
          <w:u w:val="single"/>
        </w:rPr>
      </w:pPr>
      <w:r w:rsidRPr="00BA2689">
        <w:rPr>
          <w:rFonts w:ascii="Times New Roman" w:hAnsi="Times New Roman" w:cs="Times New Roman"/>
          <w:b/>
          <w:sz w:val="28"/>
          <w:szCs w:val="28"/>
          <w:u w:val="single"/>
        </w:rPr>
        <w:t>Test Case:</w:t>
      </w:r>
    </w:p>
    <w:p w14:paraId="7E8AD800" w14:textId="77777777" w:rsidR="004056BB" w:rsidRPr="004056BB" w:rsidRDefault="00A931E3" w:rsidP="00280C7D">
      <w:pPr>
        <w:pStyle w:val="listanswer"/>
        <w:shd w:val="clear" w:color="auto" w:fill="FFFFFF"/>
        <w:spacing w:before="0" w:beforeAutospacing="0" w:after="0" w:afterAutospacing="0" w:line="360" w:lineRule="auto"/>
        <w:jc w:val="both"/>
        <w:rPr>
          <w:color w:val="333333"/>
        </w:rPr>
      </w:pPr>
      <w:r w:rsidRPr="004056BB">
        <w:rPr>
          <w:color w:val="333333"/>
        </w:rPr>
        <w:t xml:space="preserve">Test cases for supermarket </w:t>
      </w:r>
      <w:r w:rsidR="004056BB" w:rsidRPr="004056BB">
        <w:rPr>
          <w:color w:val="333333"/>
        </w:rPr>
        <w:t>billing system</w:t>
      </w:r>
      <w:r w:rsidRPr="004056BB">
        <w:rPr>
          <w:color w:val="333333"/>
        </w:rPr>
        <w:t>: </w:t>
      </w:r>
    </w:p>
    <w:p w14:paraId="70ABF571" w14:textId="77777777" w:rsidR="004056BB" w:rsidRDefault="00A931E3" w:rsidP="00280C7D">
      <w:pPr>
        <w:pStyle w:val="listanswer"/>
        <w:numPr>
          <w:ilvl w:val="0"/>
          <w:numId w:val="17"/>
        </w:numPr>
        <w:shd w:val="clear" w:color="auto" w:fill="FFFFFF"/>
        <w:spacing w:before="0" w:beforeAutospacing="0" w:after="0" w:afterAutospacing="0" w:line="360" w:lineRule="auto"/>
        <w:jc w:val="both"/>
        <w:rPr>
          <w:color w:val="333333"/>
        </w:rPr>
      </w:pPr>
      <w:r w:rsidRPr="004056BB">
        <w:rPr>
          <w:color w:val="333333"/>
        </w:rPr>
        <w:t>To check whether all the product name is displaying or not</w:t>
      </w:r>
      <w:r w:rsidR="004056BB">
        <w:rPr>
          <w:color w:val="333333"/>
        </w:rPr>
        <w:t>.</w:t>
      </w:r>
    </w:p>
    <w:p w14:paraId="18722C1C" w14:textId="77777777" w:rsidR="004056BB" w:rsidRDefault="00A931E3" w:rsidP="00280C7D">
      <w:pPr>
        <w:pStyle w:val="listanswer"/>
        <w:numPr>
          <w:ilvl w:val="0"/>
          <w:numId w:val="17"/>
        </w:numPr>
        <w:shd w:val="clear" w:color="auto" w:fill="FFFFFF"/>
        <w:spacing w:before="0" w:beforeAutospacing="0" w:after="0" w:afterAutospacing="0" w:line="360" w:lineRule="auto"/>
        <w:jc w:val="both"/>
        <w:rPr>
          <w:color w:val="333333"/>
        </w:rPr>
      </w:pPr>
      <w:r w:rsidRPr="004056BB">
        <w:rPr>
          <w:color w:val="333333"/>
        </w:rPr>
        <w:t>To check whether all the product price is entered</w:t>
      </w:r>
      <w:r w:rsidR="004056BB" w:rsidRPr="004056BB">
        <w:rPr>
          <w:color w:val="333333"/>
        </w:rPr>
        <w:t>.</w:t>
      </w:r>
    </w:p>
    <w:p w14:paraId="0B8BEDE7" w14:textId="77777777" w:rsidR="004056BB" w:rsidRDefault="00A931E3" w:rsidP="00280C7D">
      <w:pPr>
        <w:pStyle w:val="listanswer"/>
        <w:numPr>
          <w:ilvl w:val="0"/>
          <w:numId w:val="17"/>
        </w:numPr>
        <w:shd w:val="clear" w:color="auto" w:fill="FFFFFF"/>
        <w:spacing w:before="0" w:beforeAutospacing="0" w:after="0" w:afterAutospacing="0" w:line="360" w:lineRule="auto"/>
        <w:jc w:val="both"/>
        <w:rPr>
          <w:color w:val="333333"/>
        </w:rPr>
      </w:pPr>
      <w:r w:rsidRPr="004056BB">
        <w:rPr>
          <w:color w:val="333333"/>
        </w:rPr>
        <w:t>To check when the user enters the first letter of the product name itself it must display the products list starting with that letter.</w:t>
      </w:r>
    </w:p>
    <w:p w14:paraId="2C217FA0" w14:textId="663B5264" w:rsidR="004056BB" w:rsidRDefault="00A931E3" w:rsidP="00280C7D">
      <w:pPr>
        <w:pStyle w:val="listanswer"/>
        <w:numPr>
          <w:ilvl w:val="0"/>
          <w:numId w:val="17"/>
        </w:numPr>
        <w:shd w:val="clear" w:color="auto" w:fill="FFFFFF"/>
        <w:spacing w:before="0" w:beforeAutospacing="0" w:after="0" w:afterAutospacing="0" w:line="360" w:lineRule="auto"/>
        <w:jc w:val="both"/>
        <w:rPr>
          <w:color w:val="333333"/>
        </w:rPr>
      </w:pPr>
      <w:r w:rsidRPr="004056BB">
        <w:rPr>
          <w:color w:val="333333"/>
        </w:rPr>
        <w:t xml:space="preserve"> To check whether the product cannot </w:t>
      </w:r>
      <w:proofErr w:type="gramStart"/>
      <w:r w:rsidRPr="004056BB">
        <w:rPr>
          <w:color w:val="333333"/>
        </w:rPr>
        <w:t>entered</w:t>
      </w:r>
      <w:proofErr w:type="gramEnd"/>
      <w:r w:rsidRPr="004056BB">
        <w:rPr>
          <w:color w:val="333333"/>
        </w:rPr>
        <w:t xml:space="preserve"> without </w:t>
      </w:r>
      <w:r w:rsidR="00280C7D">
        <w:rPr>
          <w:color w:val="333333"/>
        </w:rPr>
        <w:t>quantity.</w:t>
      </w:r>
    </w:p>
    <w:p w14:paraId="54F8F65D" w14:textId="0762436A" w:rsidR="004056BB" w:rsidRDefault="00A931E3" w:rsidP="00280C7D">
      <w:pPr>
        <w:pStyle w:val="listanswer"/>
        <w:numPr>
          <w:ilvl w:val="0"/>
          <w:numId w:val="17"/>
        </w:numPr>
        <w:shd w:val="clear" w:color="auto" w:fill="FFFFFF"/>
        <w:spacing w:before="0" w:beforeAutospacing="0" w:after="0" w:afterAutospacing="0" w:line="360" w:lineRule="auto"/>
        <w:jc w:val="both"/>
        <w:rPr>
          <w:color w:val="333333"/>
        </w:rPr>
      </w:pPr>
      <w:r w:rsidRPr="004056BB">
        <w:rPr>
          <w:color w:val="333333"/>
        </w:rPr>
        <w:t>To check when the user gives the q</w:t>
      </w:r>
      <w:r w:rsidR="00280C7D">
        <w:rPr>
          <w:color w:val="333333"/>
        </w:rPr>
        <w:t>uantity</w:t>
      </w:r>
      <w:r w:rsidRPr="004056BB">
        <w:rPr>
          <w:color w:val="333333"/>
        </w:rPr>
        <w:t xml:space="preserve"> immediately it must multiply with cost price and must display the result</w:t>
      </w:r>
      <w:r w:rsidR="00280C7D">
        <w:rPr>
          <w:color w:val="333333"/>
        </w:rPr>
        <w:t>.</w:t>
      </w:r>
    </w:p>
    <w:p w14:paraId="277D2FFF" w14:textId="60A619F0" w:rsidR="004056BB" w:rsidRDefault="00A931E3" w:rsidP="00280C7D">
      <w:pPr>
        <w:pStyle w:val="listanswer"/>
        <w:numPr>
          <w:ilvl w:val="0"/>
          <w:numId w:val="17"/>
        </w:numPr>
        <w:shd w:val="clear" w:color="auto" w:fill="FFFFFF"/>
        <w:spacing w:before="0" w:beforeAutospacing="0" w:after="0" w:afterAutospacing="0" w:line="360" w:lineRule="auto"/>
        <w:jc w:val="both"/>
        <w:rPr>
          <w:color w:val="333333"/>
        </w:rPr>
      </w:pPr>
      <w:r w:rsidRPr="004056BB">
        <w:rPr>
          <w:color w:val="333333"/>
        </w:rPr>
        <w:t xml:space="preserve">To check whether at last it must display the total cost </w:t>
      </w:r>
      <w:r w:rsidR="00280C7D">
        <w:rPr>
          <w:color w:val="333333"/>
        </w:rPr>
        <w:t>of bill.</w:t>
      </w:r>
    </w:p>
    <w:p w14:paraId="260B8C64" w14:textId="08A70C67" w:rsidR="00A931E3" w:rsidRPr="004056BB" w:rsidRDefault="00A931E3" w:rsidP="00280C7D">
      <w:pPr>
        <w:pStyle w:val="listanswer"/>
        <w:numPr>
          <w:ilvl w:val="0"/>
          <w:numId w:val="17"/>
        </w:numPr>
        <w:shd w:val="clear" w:color="auto" w:fill="FFFFFF"/>
        <w:spacing w:before="0" w:beforeAutospacing="0" w:after="0" w:afterAutospacing="0" w:line="360" w:lineRule="auto"/>
        <w:jc w:val="both"/>
        <w:rPr>
          <w:color w:val="333333"/>
        </w:rPr>
      </w:pPr>
      <w:r w:rsidRPr="004056BB">
        <w:rPr>
          <w:color w:val="333333"/>
        </w:rPr>
        <w:t>To check each product must show its cost price</w:t>
      </w:r>
      <w:r w:rsidR="004056BB">
        <w:rPr>
          <w:color w:val="333333"/>
        </w:rPr>
        <w:t>.</w:t>
      </w:r>
    </w:p>
    <w:p w14:paraId="4104A880" w14:textId="77777777" w:rsidR="00A931E3" w:rsidRPr="004056BB" w:rsidRDefault="00A931E3" w:rsidP="00280C7D">
      <w:pPr>
        <w:tabs>
          <w:tab w:val="left" w:pos="2227"/>
        </w:tabs>
        <w:spacing w:after="0" w:line="360" w:lineRule="auto"/>
        <w:jc w:val="both"/>
        <w:rPr>
          <w:rFonts w:ascii="Times New Roman" w:hAnsi="Times New Roman" w:cs="Times New Roman"/>
          <w:bCs/>
          <w:sz w:val="24"/>
          <w:szCs w:val="24"/>
        </w:rPr>
      </w:pPr>
    </w:p>
    <w:p w14:paraId="4BAF57FB" w14:textId="77777777" w:rsidR="001A4B7A" w:rsidRPr="004056BB" w:rsidRDefault="001A4B7A" w:rsidP="00280C7D">
      <w:pPr>
        <w:pStyle w:val="ListParagraph"/>
        <w:spacing w:line="360" w:lineRule="auto"/>
        <w:jc w:val="both"/>
        <w:rPr>
          <w:rFonts w:ascii="Times New Roman" w:hAnsi="Times New Roman" w:cs="Times New Roman"/>
          <w:bCs/>
          <w:sz w:val="24"/>
          <w:szCs w:val="24"/>
        </w:rPr>
      </w:pPr>
    </w:p>
    <w:p w14:paraId="5A8216BE" w14:textId="0E4943B7" w:rsidR="001A4B7A" w:rsidRPr="004056BB" w:rsidRDefault="001A4B7A" w:rsidP="00280C7D">
      <w:pPr>
        <w:tabs>
          <w:tab w:val="left" w:pos="2227"/>
        </w:tabs>
        <w:spacing w:after="0" w:line="360" w:lineRule="auto"/>
        <w:jc w:val="both"/>
        <w:rPr>
          <w:rFonts w:ascii="Times New Roman" w:hAnsi="Times New Roman" w:cs="Times New Roman"/>
          <w:bCs/>
          <w:sz w:val="24"/>
          <w:szCs w:val="24"/>
        </w:rPr>
      </w:pPr>
    </w:p>
    <w:p w14:paraId="2BB76C9E" w14:textId="77777777" w:rsidR="001A4B7A" w:rsidRPr="004056BB" w:rsidRDefault="001A4B7A" w:rsidP="004056BB">
      <w:pPr>
        <w:tabs>
          <w:tab w:val="left" w:pos="2227"/>
        </w:tabs>
        <w:spacing w:after="0" w:line="360" w:lineRule="auto"/>
        <w:rPr>
          <w:rFonts w:ascii="Times New Roman" w:hAnsi="Times New Roman" w:cs="Times New Roman"/>
          <w:bCs/>
          <w:sz w:val="24"/>
          <w:szCs w:val="24"/>
        </w:rPr>
      </w:pPr>
    </w:p>
    <w:p w14:paraId="5C9CE6AB" w14:textId="0A4A0605" w:rsidR="003551EA" w:rsidRPr="004056BB" w:rsidRDefault="003551EA" w:rsidP="004056BB">
      <w:pPr>
        <w:spacing w:after="0" w:line="360" w:lineRule="auto"/>
        <w:rPr>
          <w:rFonts w:ascii="Times New Roman" w:hAnsi="Times New Roman" w:cs="Times New Roman"/>
          <w:b/>
          <w:sz w:val="24"/>
          <w:szCs w:val="24"/>
        </w:rPr>
      </w:pPr>
    </w:p>
    <w:p w14:paraId="54D59467" w14:textId="20AB222A" w:rsidR="003551EA" w:rsidRPr="004056BB" w:rsidRDefault="003551EA" w:rsidP="004056BB">
      <w:pPr>
        <w:spacing w:after="0" w:line="360" w:lineRule="auto"/>
        <w:rPr>
          <w:rFonts w:ascii="Times New Roman" w:hAnsi="Times New Roman" w:cs="Times New Roman"/>
          <w:b/>
          <w:sz w:val="24"/>
          <w:szCs w:val="24"/>
        </w:rPr>
      </w:pPr>
    </w:p>
    <w:p w14:paraId="604A6A91" w14:textId="21E71731" w:rsidR="003551EA" w:rsidRPr="004056BB" w:rsidRDefault="003551EA" w:rsidP="004056BB">
      <w:pPr>
        <w:spacing w:after="0" w:line="360" w:lineRule="auto"/>
        <w:rPr>
          <w:rFonts w:ascii="Times New Roman" w:hAnsi="Times New Roman" w:cs="Times New Roman"/>
          <w:b/>
          <w:sz w:val="24"/>
          <w:szCs w:val="24"/>
        </w:rPr>
      </w:pPr>
    </w:p>
    <w:p w14:paraId="39717676" w14:textId="50DA6788" w:rsidR="003551EA" w:rsidRPr="004056BB" w:rsidRDefault="003551EA" w:rsidP="004056BB">
      <w:pPr>
        <w:spacing w:after="0" w:line="360" w:lineRule="auto"/>
        <w:rPr>
          <w:rFonts w:ascii="Times New Roman" w:hAnsi="Times New Roman" w:cs="Times New Roman"/>
          <w:b/>
          <w:sz w:val="24"/>
          <w:szCs w:val="24"/>
        </w:rPr>
      </w:pPr>
    </w:p>
    <w:p w14:paraId="65C29E00" w14:textId="76345EC8" w:rsidR="003551EA" w:rsidRPr="004056BB" w:rsidRDefault="003551EA" w:rsidP="004056BB">
      <w:pPr>
        <w:spacing w:after="0" w:line="360" w:lineRule="auto"/>
        <w:rPr>
          <w:rFonts w:ascii="Times New Roman" w:hAnsi="Times New Roman" w:cs="Times New Roman"/>
          <w:b/>
          <w:sz w:val="24"/>
          <w:szCs w:val="24"/>
        </w:rPr>
      </w:pPr>
    </w:p>
    <w:p w14:paraId="5225175D" w14:textId="73FE3C99" w:rsidR="003551EA" w:rsidRPr="004056BB" w:rsidRDefault="003551EA" w:rsidP="004056BB">
      <w:pPr>
        <w:spacing w:after="0" w:line="360" w:lineRule="auto"/>
        <w:rPr>
          <w:rFonts w:ascii="Times New Roman" w:hAnsi="Times New Roman" w:cs="Times New Roman"/>
          <w:b/>
          <w:sz w:val="24"/>
          <w:szCs w:val="24"/>
        </w:rPr>
      </w:pPr>
    </w:p>
    <w:p w14:paraId="7B67B669" w14:textId="54CDCBA9" w:rsidR="003551EA" w:rsidRPr="004056BB" w:rsidRDefault="003551EA" w:rsidP="004056BB">
      <w:pPr>
        <w:spacing w:after="0" w:line="360" w:lineRule="auto"/>
        <w:rPr>
          <w:rFonts w:ascii="Times New Roman" w:hAnsi="Times New Roman" w:cs="Times New Roman"/>
          <w:b/>
          <w:sz w:val="24"/>
          <w:szCs w:val="24"/>
        </w:rPr>
      </w:pPr>
    </w:p>
    <w:p w14:paraId="760AF36C" w14:textId="1D297F0E" w:rsidR="003551EA" w:rsidRPr="004056BB" w:rsidRDefault="003551EA" w:rsidP="004056BB">
      <w:pPr>
        <w:spacing w:after="0" w:line="360" w:lineRule="auto"/>
        <w:rPr>
          <w:rFonts w:ascii="Times New Roman" w:hAnsi="Times New Roman" w:cs="Times New Roman"/>
          <w:b/>
          <w:sz w:val="24"/>
          <w:szCs w:val="24"/>
        </w:rPr>
      </w:pPr>
    </w:p>
    <w:p w14:paraId="5BFC09A3" w14:textId="6F0A8BFA" w:rsidR="003551EA" w:rsidRPr="004056BB" w:rsidRDefault="003551EA" w:rsidP="004056BB">
      <w:pPr>
        <w:spacing w:after="0" w:line="360" w:lineRule="auto"/>
        <w:rPr>
          <w:rFonts w:ascii="Times New Roman" w:hAnsi="Times New Roman" w:cs="Times New Roman"/>
          <w:b/>
          <w:sz w:val="24"/>
          <w:szCs w:val="24"/>
        </w:rPr>
      </w:pPr>
    </w:p>
    <w:p w14:paraId="02A8E6E4" w14:textId="24AE700D" w:rsidR="003551EA" w:rsidRDefault="003551EA" w:rsidP="00697746">
      <w:pPr>
        <w:spacing w:after="0" w:line="240" w:lineRule="auto"/>
        <w:rPr>
          <w:rFonts w:ascii="Times New Roman" w:hAnsi="Times New Roman" w:cs="Times New Roman"/>
          <w:b/>
          <w:sz w:val="28"/>
          <w:szCs w:val="28"/>
        </w:rPr>
      </w:pPr>
    </w:p>
    <w:p w14:paraId="530D778B" w14:textId="46AFF1A7" w:rsidR="003551EA" w:rsidRDefault="003551EA" w:rsidP="00697746">
      <w:pPr>
        <w:spacing w:after="0" w:line="240" w:lineRule="auto"/>
        <w:rPr>
          <w:rFonts w:ascii="Times New Roman" w:hAnsi="Times New Roman" w:cs="Times New Roman"/>
          <w:b/>
          <w:sz w:val="28"/>
          <w:szCs w:val="28"/>
        </w:rPr>
      </w:pPr>
    </w:p>
    <w:p w14:paraId="66D66B8F" w14:textId="4AE92943" w:rsidR="003551EA" w:rsidRDefault="003551EA" w:rsidP="00697746">
      <w:pPr>
        <w:spacing w:after="0" w:line="240" w:lineRule="auto"/>
        <w:rPr>
          <w:rFonts w:ascii="Times New Roman" w:hAnsi="Times New Roman" w:cs="Times New Roman"/>
          <w:b/>
          <w:sz w:val="28"/>
          <w:szCs w:val="28"/>
        </w:rPr>
      </w:pPr>
    </w:p>
    <w:p w14:paraId="6DE0C0C9" w14:textId="6250C9DE" w:rsidR="003551EA" w:rsidRDefault="003551EA" w:rsidP="00697746">
      <w:pPr>
        <w:spacing w:after="0" w:line="240" w:lineRule="auto"/>
        <w:rPr>
          <w:rFonts w:ascii="Times New Roman" w:hAnsi="Times New Roman" w:cs="Times New Roman"/>
          <w:b/>
          <w:sz w:val="28"/>
          <w:szCs w:val="28"/>
        </w:rPr>
      </w:pPr>
    </w:p>
    <w:p w14:paraId="505D2463" w14:textId="2049C288" w:rsidR="003551EA" w:rsidRDefault="003551EA" w:rsidP="00697746">
      <w:pPr>
        <w:spacing w:after="0" w:line="240" w:lineRule="auto"/>
        <w:rPr>
          <w:rFonts w:ascii="Times New Roman" w:hAnsi="Times New Roman" w:cs="Times New Roman"/>
          <w:b/>
          <w:sz w:val="28"/>
          <w:szCs w:val="28"/>
        </w:rPr>
      </w:pPr>
    </w:p>
    <w:p w14:paraId="48B8A9B5" w14:textId="6F535779" w:rsidR="003551EA" w:rsidRDefault="003551EA" w:rsidP="00697746">
      <w:pPr>
        <w:spacing w:after="0" w:line="240" w:lineRule="auto"/>
        <w:rPr>
          <w:rFonts w:ascii="Times New Roman" w:hAnsi="Times New Roman" w:cs="Times New Roman"/>
          <w:b/>
          <w:sz w:val="28"/>
          <w:szCs w:val="28"/>
        </w:rPr>
      </w:pPr>
    </w:p>
    <w:p w14:paraId="6B4FAB2D" w14:textId="6A66BEAD" w:rsidR="003551EA" w:rsidRDefault="003551EA" w:rsidP="00697746">
      <w:pPr>
        <w:spacing w:after="0" w:line="240" w:lineRule="auto"/>
        <w:rPr>
          <w:rFonts w:ascii="Times New Roman" w:hAnsi="Times New Roman" w:cs="Times New Roman"/>
          <w:b/>
          <w:sz w:val="28"/>
          <w:szCs w:val="28"/>
        </w:rPr>
      </w:pPr>
    </w:p>
    <w:p w14:paraId="02ADF141" w14:textId="660D0E7F" w:rsidR="00436B25" w:rsidRDefault="00436B25" w:rsidP="00436B25">
      <w:pPr>
        <w:spacing w:after="0" w:line="360" w:lineRule="auto"/>
        <w:rPr>
          <w:rFonts w:ascii="Times New Roman" w:hAnsi="Times New Roman" w:cs="Times New Roman"/>
          <w:b/>
          <w:sz w:val="28"/>
          <w:szCs w:val="28"/>
        </w:rPr>
      </w:pPr>
    </w:p>
    <w:p w14:paraId="39236537" w14:textId="6F7DCF06" w:rsidR="003551EA" w:rsidRPr="00BA2689" w:rsidRDefault="00E44B43" w:rsidP="00436B25">
      <w:pPr>
        <w:spacing w:after="0" w:line="360" w:lineRule="auto"/>
        <w:jc w:val="center"/>
        <w:rPr>
          <w:rFonts w:ascii="Times New Roman" w:hAnsi="Times New Roman" w:cs="Times New Roman"/>
          <w:b/>
          <w:sz w:val="28"/>
          <w:szCs w:val="28"/>
          <w:u w:val="single"/>
        </w:rPr>
      </w:pPr>
      <w:r w:rsidRPr="00BA2689">
        <w:rPr>
          <w:noProof/>
          <w:u w:val="single"/>
        </w:rPr>
        <w:drawing>
          <wp:anchor distT="0" distB="0" distL="114300" distR="114300" simplePos="0" relativeHeight="251658244" behindDoc="0" locked="0" layoutInCell="1" allowOverlap="1" wp14:anchorId="22015354" wp14:editId="44B99250">
            <wp:simplePos x="0" y="0"/>
            <wp:positionH relativeFrom="column">
              <wp:posOffset>-7034</wp:posOffset>
            </wp:positionH>
            <wp:positionV relativeFrom="paragraph">
              <wp:posOffset>274857</wp:posOffset>
            </wp:positionV>
            <wp:extent cx="6182751" cy="38474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7689" cy="3856761"/>
                    </a:xfrm>
                    <a:prstGeom prst="rect">
                      <a:avLst/>
                    </a:prstGeom>
                    <a:noFill/>
                    <a:ln>
                      <a:noFill/>
                    </a:ln>
                  </pic:spPr>
                </pic:pic>
              </a:graphicData>
            </a:graphic>
            <wp14:sizeRelH relativeFrom="page">
              <wp14:pctWidth>0</wp14:pctWidth>
            </wp14:sizeRelH>
            <wp14:sizeRelV relativeFrom="page">
              <wp14:pctHeight>0</wp14:pctHeight>
            </wp14:sizeRelV>
          </wp:anchor>
        </w:drawing>
      </w:r>
      <w:r w:rsidR="00BA2689" w:rsidRPr="00BA2689">
        <w:rPr>
          <w:rFonts w:ascii="Times New Roman" w:hAnsi="Times New Roman" w:cs="Times New Roman"/>
          <w:b/>
          <w:sz w:val="28"/>
          <w:szCs w:val="28"/>
          <w:u w:val="single"/>
        </w:rPr>
        <w:t>6.</w:t>
      </w:r>
      <w:r w:rsidR="00436B25">
        <w:rPr>
          <w:rFonts w:ascii="Times New Roman" w:hAnsi="Times New Roman" w:cs="Times New Roman"/>
          <w:b/>
          <w:sz w:val="28"/>
          <w:szCs w:val="28"/>
          <w:u w:val="single"/>
        </w:rPr>
        <w:t xml:space="preserve"> </w:t>
      </w:r>
      <w:r w:rsidR="003551EA" w:rsidRPr="00BA2689">
        <w:rPr>
          <w:rFonts w:ascii="Times New Roman" w:hAnsi="Times New Roman" w:cs="Times New Roman"/>
          <w:b/>
          <w:sz w:val="28"/>
          <w:szCs w:val="28"/>
          <w:u w:val="single"/>
        </w:rPr>
        <w:t>S</w:t>
      </w:r>
      <w:r w:rsidR="00BA2689" w:rsidRPr="00BA2689">
        <w:rPr>
          <w:rFonts w:ascii="Times New Roman" w:hAnsi="Times New Roman" w:cs="Times New Roman"/>
          <w:b/>
          <w:sz w:val="28"/>
          <w:szCs w:val="28"/>
          <w:u w:val="single"/>
        </w:rPr>
        <w:t>napshoots</w:t>
      </w:r>
    </w:p>
    <w:p w14:paraId="4A113455" w14:textId="77777777" w:rsidR="00BA2689" w:rsidRDefault="00BA2689" w:rsidP="003551EA">
      <w:pPr>
        <w:spacing w:after="0" w:line="360" w:lineRule="auto"/>
        <w:rPr>
          <w:rFonts w:ascii="Times New Roman" w:hAnsi="Times New Roman" w:cs="Times New Roman"/>
          <w:b/>
          <w:sz w:val="28"/>
          <w:szCs w:val="28"/>
        </w:rPr>
      </w:pPr>
    </w:p>
    <w:p w14:paraId="2F464F9A" w14:textId="376897A5" w:rsidR="00E44B43" w:rsidRDefault="00E44B43" w:rsidP="003551EA">
      <w:pPr>
        <w:spacing w:after="0" w:line="360" w:lineRule="auto"/>
        <w:rPr>
          <w:rFonts w:ascii="Times New Roman" w:hAnsi="Times New Roman" w:cs="Times New Roman"/>
          <w:b/>
          <w:sz w:val="28"/>
          <w:szCs w:val="28"/>
        </w:rPr>
      </w:pPr>
    </w:p>
    <w:p w14:paraId="428E6078" w14:textId="77777777" w:rsidR="00E44B43" w:rsidRDefault="00E44B43" w:rsidP="003551EA">
      <w:pPr>
        <w:spacing w:after="0" w:line="360" w:lineRule="auto"/>
        <w:rPr>
          <w:rFonts w:ascii="Times New Roman" w:hAnsi="Times New Roman" w:cs="Times New Roman"/>
          <w:b/>
          <w:sz w:val="28"/>
          <w:szCs w:val="28"/>
        </w:rPr>
      </w:pPr>
    </w:p>
    <w:p w14:paraId="1BD92ED8" w14:textId="22A240DE" w:rsidR="00D37E4E" w:rsidRDefault="00D37E4E" w:rsidP="003551EA">
      <w:pPr>
        <w:spacing w:after="0" w:line="360" w:lineRule="auto"/>
        <w:rPr>
          <w:rFonts w:ascii="Times New Roman" w:hAnsi="Times New Roman" w:cs="Times New Roman"/>
          <w:b/>
          <w:sz w:val="28"/>
          <w:szCs w:val="28"/>
        </w:rPr>
      </w:pPr>
    </w:p>
    <w:p w14:paraId="760D4559" w14:textId="4BBEDC50" w:rsidR="003551EA" w:rsidRDefault="003551EA" w:rsidP="003551EA">
      <w:pPr>
        <w:spacing w:after="0" w:line="360" w:lineRule="auto"/>
        <w:rPr>
          <w:rFonts w:ascii="Times New Roman" w:hAnsi="Times New Roman" w:cs="Times New Roman"/>
          <w:b/>
          <w:sz w:val="28"/>
          <w:szCs w:val="28"/>
        </w:rPr>
      </w:pPr>
    </w:p>
    <w:p w14:paraId="50158FA8" w14:textId="45EF9D7D" w:rsidR="003551EA" w:rsidRDefault="003551EA" w:rsidP="00697746">
      <w:pPr>
        <w:spacing w:after="0" w:line="240" w:lineRule="auto"/>
        <w:rPr>
          <w:rFonts w:ascii="Times New Roman" w:hAnsi="Times New Roman" w:cs="Times New Roman"/>
          <w:b/>
          <w:sz w:val="28"/>
          <w:szCs w:val="28"/>
        </w:rPr>
      </w:pPr>
    </w:p>
    <w:p w14:paraId="1A1AA969" w14:textId="66FEB72B" w:rsidR="003551EA" w:rsidRDefault="003551EA" w:rsidP="00697746">
      <w:pPr>
        <w:spacing w:after="0" w:line="240" w:lineRule="auto"/>
        <w:rPr>
          <w:rFonts w:ascii="Times New Roman" w:hAnsi="Times New Roman" w:cs="Times New Roman"/>
          <w:b/>
          <w:sz w:val="28"/>
          <w:szCs w:val="28"/>
        </w:rPr>
      </w:pPr>
    </w:p>
    <w:p w14:paraId="724D61EE" w14:textId="1E2ED750" w:rsidR="003551EA" w:rsidRDefault="003551EA" w:rsidP="00697746">
      <w:pPr>
        <w:spacing w:after="0" w:line="240" w:lineRule="auto"/>
        <w:rPr>
          <w:rFonts w:ascii="Times New Roman" w:hAnsi="Times New Roman" w:cs="Times New Roman"/>
          <w:b/>
          <w:sz w:val="28"/>
          <w:szCs w:val="28"/>
        </w:rPr>
      </w:pPr>
    </w:p>
    <w:p w14:paraId="0606E026" w14:textId="50D1BB3D" w:rsidR="00E44B43" w:rsidRDefault="00E44B43" w:rsidP="00697746">
      <w:pPr>
        <w:spacing w:after="0" w:line="240" w:lineRule="auto"/>
        <w:rPr>
          <w:rFonts w:ascii="Times New Roman" w:hAnsi="Times New Roman" w:cs="Times New Roman"/>
          <w:b/>
          <w:sz w:val="28"/>
          <w:szCs w:val="28"/>
        </w:rPr>
      </w:pPr>
    </w:p>
    <w:p w14:paraId="1908FE29" w14:textId="090B2D0F" w:rsidR="00E44B43" w:rsidRDefault="00E44B43" w:rsidP="00697746">
      <w:pPr>
        <w:spacing w:after="0" w:line="240" w:lineRule="auto"/>
        <w:rPr>
          <w:rFonts w:ascii="Times New Roman" w:hAnsi="Times New Roman" w:cs="Times New Roman"/>
          <w:b/>
          <w:sz w:val="28"/>
          <w:szCs w:val="28"/>
        </w:rPr>
      </w:pPr>
    </w:p>
    <w:p w14:paraId="0CCC5AD7" w14:textId="77777777" w:rsidR="00E44B43" w:rsidRDefault="00E44B43" w:rsidP="00697746">
      <w:pPr>
        <w:spacing w:after="0" w:line="240" w:lineRule="auto"/>
        <w:rPr>
          <w:rFonts w:ascii="Times New Roman" w:hAnsi="Times New Roman" w:cs="Times New Roman"/>
          <w:b/>
          <w:sz w:val="28"/>
          <w:szCs w:val="28"/>
        </w:rPr>
      </w:pPr>
    </w:p>
    <w:p w14:paraId="7209C68A" w14:textId="767C9A3B" w:rsidR="003551EA" w:rsidRDefault="003551EA" w:rsidP="00697746">
      <w:pPr>
        <w:spacing w:after="0" w:line="240" w:lineRule="auto"/>
        <w:rPr>
          <w:rFonts w:ascii="Times New Roman" w:hAnsi="Times New Roman" w:cs="Times New Roman"/>
          <w:b/>
          <w:sz w:val="28"/>
          <w:szCs w:val="28"/>
        </w:rPr>
      </w:pPr>
    </w:p>
    <w:p w14:paraId="6E1622D1" w14:textId="0FF2C3A6" w:rsidR="003551EA" w:rsidRDefault="003551EA" w:rsidP="00697746">
      <w:pPr>
        <w:spacing w:after="0" w:line="240" w:lineRule="auto"/>
        <w:rPr>
          <w:rFonts w:ascii="Times New Roman" w:hAnsi="Times New Roman" w:cs="Times New Roman"/>
          <w:b/>
          <w:sz w:val="28"/>
          <w:szCs w:val="28"/>
        </w:rPr>
      </w:pPr>
    </w:p>
    <w:p w14:paraId="2F516816" w14:textId="14354C1A" w:rsidR="003551EA" w:rsidRDefault="003551EA" w:rsidP="00697746">
      <w:pPr>
        <w:spacing w:after="0" w:line="240" w:lineRule="auto"/>
        <w:rPr>
          <w:rFonts w:ascii="Times New Roman" w:hAnsi="Times New Roman" w:cs="Times New Roman"/>
          <w:b/>
          <w:sz w:val="28"/>
          <w:szCs w:val="28"/>
        </w:rPr>
      </w:pPr>
    </w:p>
    <w:p w14:paraId="2C6C0AE0" w14:textId="1415FB4B" w:rsidR="003551EA" w:rsidRDefault="003551EA" w:rsidP="00697746">
      <w:pPr>
        <w:spacing w:after="0" w:line="240" w:lineRule="auto"/>
        <w:rPr>
          <w:rFonts w:ascii="Times New Roman" w:hAnsi="Times New Roman" w:cs="Times New Roman"/>
          <w:b/>
          <w:sz w:val="28"/>
          <w:szCs w:val="28"/>
        </w:rPr>
      </w:pPr>
    </w:p>
    <w:p w14:paraId="74EAD81D" w14:textId="338297AC" w:rsidR="003551EA" w:rsidRDefault="003551EA" w:rsidP="00697746">
      <w:pPr>
        <w:spacing w:after="0" w:line="240" w:lineRule="auto"/>
        <w:rPr>
          <w:rFonts w:ascii="Times New Roman" w:hAnsi="Times New Roman" w:cs="Times New Roman"/>
          <w:b/>
          <w:sz w:val="28"/>
          <w:szCs w:val="28"/>
        </w:rPr>
      </w:pPr>
    </w:p>
    <w:p w14:paraId="56007B68" w14:textId="3CF34847" w:rsidR="003551EA" w:rsidRDefault="003551EA" w:rsidP="00697746">
      <w:pPr>
        <w:spacing w:after="0" w:line="240" w:lineRule="auto"/>
        <w:rPr>
          <w:rFonts w:ascii="Times New Roman" w:hAnsi="Times New Roman" w:cs="Times New Roman"/>
          <w:b/>
          <w:sz w:val="28"/>
          <w:szCs w:val="28"/>
        </w:rPr>
      </w:pPr>
    </w:p>
    <w:p w14:paraId="57165DE9" w14:textId="74705283" w:rsidR="003551EA" w:rsidRPr="00BA2689" w:rsidRDefault="00BA2689" w:rsidP="00BA2689">
      <w:pPr>
        <w:spacing w:after="0" w:line="240" w:lineRule="auto"/>
        <w:jc w:val="center"/>
        <w:rPr>
          <w:rFonts w:ascii="Times New Roman" w:hAnsi="Times New Roman" w:cs="Times New Roman"/>
          <w:bCs/>
          <w:sz w:val="24"/>
          <w:szCs w:val="24"/>
        </w:rPr>
      </w:pPr>
      <w:proofErr w:type="spellStart"/>
      <w:r w:rsidRPr="00BA2689">
        <w:rPr>
          <w:rFonts w:ascii="Times New Roman" w:hAnsi="Times New Roman" w:cs="Times New Roman"/>
          <w:bCs/>
          <w:sz w:val="24"/>
          <w:szCs w:val="24"/>
        </w:rPr>
        <w:t>img</w:t>
      </w:r>
      <w:proofErr w:type="spellEnd"/>
      <w:r w:rsidRPr="00BA2689">
        <w:rPr>
          <w:rFonts w:ascii="Times New Roman" w:hAnsi="Times New Roman" w:cs="Times New Roman"/>
          <w:bCs/>
          <w:sz w:val="24"/>
          <w:szCs w:val="24"/>
        </w:rPr>
        <w:t xml:space="preserve"> </w:t>
      </w:r>
      <w:proofErr w:type="gramStart"/>
      <w:r w:rsidRPr="00BA2689">
        <w:rPr>
          <w:rFonts w:ascii="Times New Roman" w:hAnsi="Times New Roman" w:cs="Times New Roman"/>
          <w:bCs/>
          <w:sz w:val="24"/>
          <w:szCs w:val="24"/>
        </w:rPr>
        <w:t>1 :</w:t>
      </w:r>
      <w:proofErr w:type="gramEnd"/>
      <w:r w:rsidRPr="00BA2689">
        <w:rPr>
          <w:rFonts w:ascii="Times New Roman" w:hAnsi="Times New Roman" w:cs="Times New Roman"/>
          <w:bCs/>
          <w:sz w:val="24"/>
          <w:szCs w:val="24"/>
        </w:rPr>
        <w:t xml:space="preserve"> Home Page</w:t>
      </w:r>
    </w:p>
    <w:p w14:paraId="59EAB1AD" w14:textId="295B918D" w:rsidR="003551EA" w:rsidRDefault="003551EA" w:rsidP="00697746">
      <w:pPr>
        <w:spacing w:after="0" w:line="240" w:lineRule="auto"/>
        <w:rPr>
          <w:rFonts w:ascii="Times New Roman" w:hAnsi="Times New Roman" w:cs="Times New Roman"/>
          <w:b/>
          <w:sz w:val="28"/>
          <w:szCs w:val="28"/>
        </w:rPr>
      </w:pPr>
    </w:p>
    <w:p w14:paraId="27A70C32" w14:textId="614D32C9" w:rsidR="003551EA" w:rsidRDefault="00E44B43" w:rsidP="00697746">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9A2325E" wp14:editId="2AD37D1E">
            <wp:extent cx="6103786" cy="33481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649" cy="3357361"/>
                    </a:xfrm>
                    <a:prstGeom prst="rect">
                      <a:avLst/>
                    </a:prstGeom>
                  </pic:spPr>
                </pic:pic>
              </a:graphicData>
            </a:graphic>
          </wp:inline>
        </w:drawing>
      </w:r>
    </w:p>
    <w:p w14:paraId="35D97333" w14:textId="4F1F5940" w:rsidR="00E44B43" w:rsidRPr="00BA2689" w:rsidRDefault="00BA2689" w:rsidP="00BA2689">
      <w:pPr>
        <w:spacing w:after="0" w:line="240" w:lineRule="auto"/>
        <w:jc w:val="center"/>
        <w:rPr>
          <w:rFonts w:ascii="Times New Roman" w:hAnsi="Times New Roman" w:cs="Times New Roman"/>
          <w:b/>
          <w:sz w:val="24"/>
          <w:szCs w:val="24"/>
        </w:rPr>
      </w:pPr>
      <w:proofErr w:type="spellStart"/>
      <w:r w:rsidRPr="00BA2689">
        <w:rPr>
          <w:rFonts w:ascii="Times New Roman" w:hAnsi="Times New Roman" w:cs="Times New Roman"/>
          <w:bCs/>
          <w:sz w:val="24"/>
          <w:szCs w:val="24"/>
        </w:rPr>
        <w:t>img</w:t>
      </w:r>
      <w:proofErr w:type="spellEnd"/>
      <w:r w:rsidRPr="00BA2689">
        <w:rPr>
          <w:rFonts w:ascii="Times New Roman" w:hAnsi="Times New Roman" w:cs="Times New Roman"/>
          <w:bCs/>
          <w:sz w:val="24"/>
          <w:szCs w:val="24"/>
        </w:rPr>
        <w:t xml:space="preserve"> </w:t>
      </w:r>
      <w:proofErr w:type="gramStart"/>
      <w:r w:rsidRPr="00BA2689">
        <w:rPr>
          <w:rFonts w:ascii="Times New Roman" w:hAnsi="Times New Roman" w:cs="Times New Roman"/>
          <w:bCs/>
          <w:sz w:val="24"/>
          <w:szCs w:val="24"/>
        </w:rPr>
        <w:t>2 :</w:t>
      </w:r>
      <w:proofErr w:type="gramEnd"/>
      <w:r w:rsidRPr="00BA2689">
        <w:rPr>
          <w:rFonts w:ascii="Times New Roman" w:hAnsi="Times New Roman" w:cs="Times New Roman"/>
          <w:bCs/>
          <w:sz w:val="24"/>
          <w:szCs w:val="24"/>
        </w:rPr>
        <w:t xml:space="preserve"> Customer Details are Must</w:t>
      </w:r>
    </w:p>
    <w:p w14:paraId="18D2109E" w14:textId="524AC42E" w:rsidR="00E44B43" w:rsidRDefault="00E44B43" w:rsidP="00BA2689">
      <w:pPr>
        <w:spacing w:after="0" w:line="240" w:lineRule="auto"/>
        <w:jc w:val="center"/>
        <w:rPr>
          <w:rFonts w:ascii="Times New Roman" w:hAnsi="Times New Roman" w:cs="Times New Roman"/>
          <w:b/>
          <w:sz w:val="28"/>
          <w:szCs w:val="28"/>
        </w:rPr>
      </w:pPr>
      <w:r w:rsidRPr="00BA2689">
        <w:rPr>
          <w:rFonts w:ascii="Times New Roman" w:hAnsi="Times New Roman" w:cs="Times New Roman"/>
          <w:bCs/>
          <w:noProof/>
          <w:sz w:val="28"/>
          <w:szCs w:val="28"/>
        </w:rPr>
        <w:drawing>
          <wp:inline distT="0" distB="0" distL="0" distR="0" wp14:anchorId="1954F999" wp14:editId="6E90937D">
            <wp:extent cx="6105525" cy="3434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5525" cy="3434080"/>
                    </a:xfrm>
                    <a:prstGeom prst="rect">
                      <a:avLst/>
                    </a:prstGeom>
                  </pic:spPr>
                </pic:pic>
              </a:graphicData>
            </a:graphic>
          </wp:inline>
        </w:drawing>
      </w:r>
    </w:p>
    <w:p w14:paraId="64BF20DE" w14:textId="135CCA54" w:rsidR="00436B25" w:rsidRDefault="00436B25" w:rsidP="00BA2689">
      <w:pPr>
        <w:spacing w:after="0" w:line="240" w:lineRule="auto"/>
        <w:jc w:val="center"/>
        <w:rPr>
          <w:rFonts w:ascii="Times New Roman" w:hAnsi="Times New Roman" w:cs="Times New Roman"/>
          <w:bCs/>
          <w:sz w:val="24"/>
          <w:szCs w:val="24"/>
        </w:rPr>
      </w:pPr>
    </w:p>
    <w:p w14:paraId="69CABEA5" w14:textId="4A33CCE6" w:rsidR="00E44B43" w:rsidRPr="00BA2689" w:rsidRDefault="00BA2689" w:rsidP="00BA2689">
      <w:pPr>
        <w:spacing w:after="0" w:line="240" w:lineRule="auto"/>
        <w:jc w:val="center"/>
        <w:rPr>
          <w:rFonts w:ascii="Times New Roman" w:hAnsi="Times New Roman" w:cs="Times New Roman"/>
          <w:bCs/>
          <w:sz w:val="24"/>
          <w:szCs w:val="24"/>
        </w:rPr>
      </w:pPr>
      <w:proofErr w:type="gramStart"/>
      <w:r w:rsidRPr="00BA2689">
        <w:rPr>
          <w:rFonts w:ascii="Times New Roman" w:hAnsi="Times New Roman" w:cs="Times New Roman"/>
          <w:bCs/>
          <w:sz w:val="24"/>
          <w:szCs w:val="24"/>
        </w:rPr>
        <w:t>3 :</w:t>
      </w:r>
      <w:proofErr w:type="gramEnd"/>
      <w:r w:rsidRPr="00BA2689">
        <w:rPr>
          <w:rFonts w:ascii="Times New Roman" w:hAnsi="Times New Roman" w:cs="Times New Roman"/>
          <w:bCs/>
          <w:sz w:val="24"/>
          <w:szCs w:val="24"/>
        </w:rPr>
        <w:t xml:space="preserve"> No products has </w:t>
      </w:r>
      <w:proofErr w:type="spellStart"/>
      <w:r w:rsidRPr="00BA2689">
        <w:rPr>
          <w:rFonts w:ascii="Times New Roman" w:hAnsi="Times New Roman" w:cs="Times New Roman"/>
          <w:bCs/>
          <w:sz w:val="24"/>
          <w:szCs w:val="24"/>
        </w:rPr>
        <w:t>puechased</w:t>
      </w:r>
      <w:proofErr w:type="spellEnd"/>
    </w:p>
    <w:p w14:paraId="11EF1C15" w14:textId="4240A19A" w:rsidR="00E44B43" w:rsidRDefault="00E44B43" w:rsidP="00697746">
      <w:pPr>
        <w:spacing w:after="0" w:line="240" w:lineRule="auto"/>
        <w:rPr>
          <w:rFonts w:ascii="Times New Roman" w:hAnsi="Times New Roman" w:cs="Times New Roman"/>
          <w:bCs/>
          <w:sz w:val="28"/>
          <w:szCs w:val="28"/>
        </w:rPr>
      </w:pPr>
    </w:p>
    <w:p w14:paraId="4C5EC066" w14:textId="77777777" w:rsidR="00436B25" w:rsidRPr="00BA2689" w:rsidRDefault="00436B25" w:rsidP="00697746">
      <w:pPr>
        <w:spacing w:after="0" w:line="240" w:lineRule="auto"/>
        <w:rPr>
          <w:rFonts w:ascii="Times New Roman" w:hAnsi="Times New Roman" w:cs="Times New Roman"/>
          <w:bCs/>
          <w:sz w:val="28"/>
          <w:szCs w:val="28"/>
        </w:rPr>
      </w:pPr>
    </w:p>
    <w:p w14:paraId="4B2F65F2" w14:textId="58600F81" w:rsidR="00E44B43" w:rsidRDefault="00E44B43" w:rsidP="00697746">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8240" behindDoc="0" locked="0" layoutInCell="1" allowOverlap="1" wp14:anchorId="212DBDFA" wp14:editId="32373C2B">
            <wp:simplePos x="0" y="0"/>
            <wp:positionH relativeFrom="column">
              <wp:posOffset>0</wp:posOffset>
            </wp:positionH>
            <wp:positionV relativeFrom="paragraph">
              <wp:posOffset>39466</wp:posOffset>
            </wp:positionV>
            <wp:extent cx="6104848" cy="370968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3296" cy="3714820"/>
                    </a:xfrm>
                    <a:prstGeom prst="rect">
                      <a:avLst/>
                    </a:prstGeom>
                  </pic:spPr>
                </pic:pic>
              </a:graphicData>
            </a:graphic>
            <wp14:sizeRelH relativeFrom="page">
              <wp14:pctWidth>0</wp14:pctWidth>
            </wp14:sizeRelH>
            <wp14:sizeRelV relativeFrom="page">
              <wp14:pctHeight>0</wp14:pctHeight>
            </wp14:sizeRelV>
          </wp:anchor>
        </w:drawing>
      </w:r>
    </w:p>
    <w:p w14:paraId="26811A83" w14:textId="0AC9E7A4" w:rsidR="00E44B43" w:rsidRDefault="00E44B43" w:rsidP="00697746">
      <w:pPr>
        <w:spacing w:after="0" w:line="240" w:lineRule="auto"/>
        <w:rPr>
          <w:rFonts w:ascii="Times New Roman" w:hAnsi="Times New Roman" w:cs="Times New Roman"/>
          <w:b/>
          <w:sz w:val="28"/>
          <w:szCs w:val="28"/>
        </w:rPr>
      </w:pPr>
    </w:p>
    <w:p w14:paraId="374E8291" w14:textId="78DC8F36" w:rsidR="00E44B43" w:rsidRDefault="00E44B43" w:rsidP="00697746">
      <w:pPr>
        <w:spacing w:after="0" w:line="240" w:lineRule="auto"/>
        <w:rPr>
          <w:rFonts w:ascii="Times New Roman" w:hAnsi="Times New Roman" w:cs="Times New Roman"/>
          <w:b/>
          <w:sz w:val="28"/>
          <w:szCs w:val="28"/>
        </w:rPr>
      </w:pPr>
    </w:p>
    <w:p w14:paraId="7A6022F3" w14:textId="62C1432F" w:rsidR="00E44B43" w:rsidRDefault="00E44B43" w:rsidP="00697746">
      <w:pPr>
        <w:spacing w:after="0" w:line="240" w:lineRule="auto"/>
        <w:rPr>
          <w:rFonts w:ascii="Times New Roman" w:hAnsi="Times New Roman" w:cs="Times New Roman"/>
          <w:b/>
          <w:sz w:val="28"/>
          <w:szCs w:val="28"/>
        </w:rPr>
      </w:pPr>
    </w:p>
    <w:p w14:paraId="3B4A1820" w14:textId="248C567F" w:rsidR="00E44B43" w:rsidRDefault="00E44B43" w:rsidP="00697746">
      <w:pPr>
        <w:spacing w:after="0" w:line="240" w:lineRule="auto"/>
        <w:rPr>
          <w:rFonts w:ascii="Times New Roman" w:hAnsi="Times New Roman" w:cs="Times New Roman"/>
          <w:b/>
          <w:sz w:val="28"/>
          <w:szCs w:val="28"/>
        </w:rPr>
      </w:pPr>
    </w:p>
    <w:p w14:paraId="36DF1BEE" w14:textId="5AFB5DCC" w:rsidR="00E44B43" w:rsidRDefault="00E44B43" w:rsidP="00697746">
      <w:pPr>
        <w:spacing w:after="0" w:line="240" w:lineRule="auto"/>
        <w:rPr>
          <w:rFonts w:ascii="Times New Roman" w:hAnsi="Times New Roman" w:cs="Times New Roman"/>
          <w:b/>
          <w:sz w:val="28"/>
          <w:szCs w:val="28"/>
        </w:rPr>
      </w:pPr>
    </w:p>
    <w:p w14:paraId="204BE412" w14:textId="619230C0" w:rsidR="00E44B43" w:rsidRDefault="00E44B43" w:rsidP="00697746">
      <w:pPr>
        <w:spacing w:after="0" w:line="240" w:lineRule="auto"/>
        <w:rPr>
          <w:rFonts w:ascii="Times New Roman" w:hAnsi="Times New Roman" w:cs="Times New Roman"/>
          <w:b/>
          <w:sz w:val="28"/>
          <w:szCs w:val="28"/>
        </w:rPr>
      </w:pPr>
    </w:p>
    <w:p w14:paraId="38AD91E0" w14:textId="416AA852" w:rsidR="00E44B43" w:rsidRDefault="00E44B43" w:rsidP="00697746">
      <w:pPr>
        <w:spacing w:after="0" w:line="240" w:lineRule="auto"/>
        <w:rPr>
          <w:rFonts w:ascii="Times New Roman" w:hAnsi="Times New Roman" w:cs="Times New Roman"/>
          <w:b/>
          <w:sz w:val="28"/>
          <w:szCs w:val="28"/>
        </w:rPr>
      </w:pPr>
    </w:p>
    <w:p w14:paraId="3019BF52" w14:textId="493A3B7C" w:rsidR="00E44B43" w:rsidRDefault="00E44B43" w:rsidP="00697746">
      <w:pPr>
        <w:spacing w:after="0" w:line="240" w:lineRule="auto"/>
        <w:rPr>
          <w:rFonts w:ascii="Times New Roman" w:hAnsi="Times New Roman" w:cs="Times New Roman"/>
          <w:b/>
          <w:sz w:val="28"/>
          <w:szCs w:val="28"/>
        </w:rPr>
      </w:pPr>
    </w:p>
    <w:p w14:paraId="73AD3770" w14:textId="1E4F86DF" w:rsidR="00E44B43" w:rsidRDefault="00E44B43" w:rsidP="00697746">
      <w:pPr>
        <w:spacing w:after="0" w:line="240" w:lineRule="auto"/>
        <w:rPr>
          <w:rFonts w:ascii="Times New Roman" w:hAnsi="Times New Roman" w:cs="Times New Roman"/>
          <w:b/>
          <w:sz w:val="28"/>
          <w:szCs w:val="28"/>
        </w:rPr>
      </w:pPr>
    </w:p>
    <w:p w14:paraId="1A694053" w14:textId="42EE915E" w:rsidR="00E44B43" w:rsidRDefault="00E44B43" w:rsidP="00697746">
      <w:pPr>
        <w:spacing w:after="0" w:line="240" w:lineRule="auto"/>
        <w:rPr>
          <w:rFonts w:ascii="Times New Roman" w:hAnsi="Times New Roman" w:cs="Times New Roman"/>
          <w:b/>
          <w:sz w:val="28"/>
          <w:szCs w:val="28"/>
        </w:rPr>
      </w:pPr>
    </w:p>
    <w:p w14:paraId="48DF85F6" w14:textId="2AB57C98" w:rsidR="003551EA" w:rsidRDefault="003551EA" w:rsidP="00697746">
      <w:pPr>
        <w:spacing w:after="0" w:line="240" w:lineRule="auto"/>
        <w:rPr>
          <w:rFonts w:ascii="Times New Roman" w:hAnsi="Times New Roman" w:cs="Times New Roman"/>
          <w:b/>
          <w:sz w:val="28"/>
          <w:szCs w:val="28"/>
        </w:rPr>
      </w:pPr>
    </w:p>
    <w:p w14:paraId="5446B334" w14:textId="3903403E" w:rsidR="003551EA" w:rsidRDefault="003551EA" w:rsidP="00697746">
      <w:pPr>
        <w:spacing w:after="0" w:line="240" w:lineRule="auto"/>
        <w:rPr>
          <w:rFonts w:ascii="Times New Roman" w:hAnsi="Times New Roman" w:cs="Times New Roman"/>
          <w:b/>
          <w:sz w:val="28"/>
          <w:szCs w:val="28"/>
        </w:rPr>
      </w:pPr>
    </w:p>
    <w:p w14:paraId="6BE0BFA8" w14:textId="5C9044B2" w:rsidR="003551EA" w:rsidRDefault="003551EA" w:rsidP="00697746">
      <w:pPr>
        <w:spacing w:after="0" w:line="240" w:lineRule="auto"/>
        <w:rPr>
          <w:rFonts w:ascii="Times New Roman" w:hAnsi="Times New Roman" w:cs="Times New Roman"/>
          <w:b/>
          <w:sz w:val="28"/>
          <w:szCs w:val="28"/>
        </w:rPr>
      </w:pPr>
    </w:p>
    <w:p w14:paraId="4146C022" w14:textId="51AA5ACE" w:rsidR="003551EA" w:rsidRDefault="003551EA" w:rsidP="00697746">
      <w:pPr>
        <w:spacing w:after="0" w:line="240" w:lineRule="auto"/>
        <w:rPr>
          <w:rFonts w:ascii="Times New Roman" w:hAnsi="Times New Roman" w:cs="Times New Roman"/>
          <w:b/>
          <w:sz w:val="28"/>
          <w:szCs w:val="28"/>
        </w:rPr>
      </w:pPr>
    </w:p>
    <w:p w14:paraId="58336390" w14:textId="0A6B2172" w:rsidR="003551EA" w:rsidRDefault="003551EA" w:rsidP="00697746">
      <w:pPr>
        <w:spacing w:after="0" w:line="240" w:lineRule="auto"/>
        <w:rPr>
          <w:rFonts w:ascii="Times New Roman" w:hAnsi="Times New Roman" w:cs="Times New Roman"/>
          <w:b/>
          <w:sz w:val="28"/>
          <w:szCs w:val="28"/>
        </w:rPr>
      </w:pPr>
    </w:p>
    <w:p w14:paraId="24CD8780" w14:textId="5BB1DDD0" w:rsidR="003551EA" w:rsidRDefault="003551EA" w:rsidP="00697746">
      <w:pPr>
        <w:spacing w:after="0" w:line="240" w:lineRule="auto"/>
        <w:rPr>
          <w:rFonts w:ascii="Times New Roman" w:hAnsi="Times New Roman" w:cs="Times New Roman"/>
          <w:b/>
          <w:sz w:val="28"/>
          <w:szCs w:val="28"/>
        </w:rPr>
      </w:pPr>
    </w:p>
    <w:p w14:paraId="0E2E0DDD" w14:textId="3E3C3EFE" w:rsidR="003551EA" w:rsidRDefault="003551EA" w:rsidP="00697746">
      <w:pPr>
        <w:spacing w:after="0" w:line="240" w:lineRule="auto"/>
        <w:rPr>
          <w:rFonts w:ascii="Times New Roman" w:hAnsi="Times New Roman" w:cs="Times New Roman"/>
          <w:b/>
          <w:sz w:val="28"/>
          <w:szCs w:val="28"/>
        </w:rPr>
      </w:pPr>
    </w:p>
    <w:p w14:paraId="1DAFDFD7" w14:textId="7282FF7C" w:rsidR="003551EA" w:rsidRDefault="003551EA" w:rsidP="00697746">
      <w:pPr>
        <w:spacing w:after="0" w:line="240" w:lineRule="auto"/>
        <w:rPr>
          <w:rFonts w:ascii="Times New Roman" w:hAnsi="Times New Roman" w:cs="Times New Roman"/>
          <w:b/>
          <w:sz w:val="28"/>
          <w:szCs w:val="28"/>
        </w:rPr>
      </w:pPr>
    </w:p>
    <w:p w14:paraId="2FB5FD48" w14:textId="76CFAB45" w:rsidR="003551EA" w:rsidRPr="00D57B97" w:rsidRDefault="00BA2689" w:rsidP="00BA2689">
      <w:pPr>
        <w:spacing w:after="0" w:line="240" w:lineRule="auto"/>
        <w:jc w:val="center"/>
        <w:rPr>
          <w:rFonts w:ascii="Times New Roman" w:hAnsi="Times New Roman" w:cs="Times New Roman"/>
          <w:bCs/>
          <w:sz w:val="24"/>
          <w:szCs w:val="24"/>
        </w:rPr>
      </w:pPr>
      <w:proofErr w:type="spellStart"/>
      <w:r w:rsidRPr="00D57B97">
        <w:rPr>
          <w:rFonts w:ascii="Times New Roman" w:hAnsi="Times New Roman" w:cs="Times New Roman"/>
          <w:bCs/>
          <w:sz w:val="24"/>
          <w:szCs w:val="24"/>
        </w:rPr>
        <w:t>img</w:t>
      </w:r>
      <w:proofErr w:type="spellEnd"/>
      <w:r w:rsidRPr="00D57B97">
        <w:rPr>
          <w:rFonts w:ascii="Times New Roman" w:hAnsi="Times New Roman" w:cs="Times New Roman"/>
          <w:bCs/>
          <w:sz w:val="24"/>
          <w:szCs w:val="24"/>
        </w:rPr>
        <w:t xml:space="preserve"> </w:t>
      </w:r>
      <w:proofErr w:type="gramStart"/>
      <w:r w:rsidRPr="00D57B97">
        <w:rPr>
          <w:rFonts w:ascii="Times New Roman" w:hAnsi="Times New Roman" w:cs="Times New Roman"/>
          <w:bCs/>
          <w:sz w:val="24"/>
          <w:szCs w:val="24"/>
        </w:rPr>
        <w:t>4 :</w:t>
      </w:r>
      <w:proofErr w:type="gramEnd"/>
      <w:r w:rsidRPr="00D57B97">
        <w:rPr>
          <w:rFonts w:ascii="Times New Roman" w:hAnsi="Times New Roman" w:cs="Times New Roman"/>
          <w:bCs/>
          <w:sz w:val="24"/>
          <w:szCs w:val="24"/>
        </w:rPr>
        <w:t xml:space="preserve"> </w:t>
      </w:r>
      <w:r w:rsidR="00D57B97" w:rsidRPr="00D57B97">
        <w:rPr>
          <w:rFonts w:ascii="Times New Roman" w:hAnsi="Times New Roman" w:cs="Times New Roman"/>
          <w:bCs/>
          <w:sz w:val="24"/>
          <w:szCs w:val="24"/>
        </w:rPr>
        <w:t xml:space="preserve">Generate Bill Page </w:t>
      </w:r>
      <w:r w:rsidRPr="00D57B97">
        <w:rPr>
          <w:rFonts w:ascii="Times New Roman" w:hAnsi="Times New Roman" w:cs="Times New Roman"/>
          <w:bCs/>
          <w:sz w:val="24"/>
          <w:szCs w:val="24"/>
        </w:rPr>
        <w:t xml:space="preserve"> </w:t>
      </w:r>
    </w:p>
    <w:p w14:paraId="0796FC1C" w14:textId="094319B7" w:rsidR="003551EA" w:rsidRDefault="003551EA" w:rsidP="00697746">
      <w:pPr>
        <w:spacing w:after="0" w:line="240" w:lineRule="auto"/>
        <w:rPr>
          <w:rFonts w:ascii="Times New Roman" w:hAnsi="Times New Roman" w:cs="Times New Roman"/>
          <w:b/>
          <w:sz w:val="28"/>
          <w:szCs w:val="28"/>
        </w:rPr>
      </w:pPr>
    </w:p>
    <w:p w14:paraId="627A4F03" w14:textId="09360BC5" w:rsidR="003551EA" w:rsidRDefault="003551EA" w:rsidP="00697746">
      <w:pPr>
        <w:spacing w:after="0" w:line="240" w:lineRule="auto"/>
        <w:rPr>
          <w:rFonts w:ascii="Times New Roman" w:hAnsi="Times New Roman" w:cs="Times New Roman"/>
          <w:b/>
          <w:sz w:val="28"/>
          <w:szCs w:val="28"/>
        </w:rPr>
      </w:pPr>
    </w:p>
    <w:p w14:paraId="796E4AB2" w14:textId="7EB07B78" w:rsidR="003551EA" w:rsidRDefault="003551EA" w:rsidP="00697746">
      <w:pPr>
        <w:spacing w:after="0" w:line="240" w:lineRule="auto"/>
        <w:rPr>
          <w:rFonts w:ascii="Times New Roman" w:hAnsi="Times New Roman" w:cs="Times New Roman"/>
          <w:b/>
          <w:sz w:val="28"/>
          <w:szCs w:val="28"/>
        </w:rPr>
      </w:pPr>
    </w:p>
    <w:p w14:paraId="5670AB5C" w14:textId="60525D42" w:rsidR="003551EA" w:rsidRDefault="00E44B43" w:rsidP="00697746">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8243" behindDoc="0" locked="0" layoutInCell="1" allowOverlap="1" wp14:anchorId="64D87AB0" wp14:editId="20AB4002">
            <wp:simplePos x="0" y="0"/>
            <wp:positionH relativeFrom="column">
              <wp:posOffset>-507</wp:posOffset>
            </wp:positionH>
            <wp:positionV relativeFrom="paragraph">
              <wp:posOffset>134202</wp:posOffset>
            </wp:positionV>
            <wp:extent cx="6105525" cy="343408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5525" cy="3434080"/>
                    </a:xfrm>
                    <a:prstGeom prst="rect">
                      <a:avLst/>
                    </a:prstGeom>
                  </pic:spPr>
                </pic:pic>
              </a:graphicData>
            </a:graphic>
            <wp14:sizeRelH relativeFrom="page">
              <wp14:pctWidth>0</wp14:pctWidth>
            </wp14:sizeRelH>
            <wp14:sizeRelV relativeFrom="page">
              <wp14:pctHeight>0</wp14:pctHeight>
            </wp14:sizeRelV>
          </wp:anchor>
        </w:drawing>
      </w:r>
    </w:p>
    <w:p w14:paraId="0B746174" w14:textId="6CE09B29" w:rsidR="003551EA" w:rsidRDefault="003551EA" w:rsidP="00697746">
      <w:pPr>
        <w:spacing w:after="0" w:line="240" w:lineRule="auto"/>
        <w:rPr>
          <w:rFonts w:ascii="Times New Roman" w:hAnsi="Times New Roman" w:cs="Times New Roman"/>
          <w:b/>
          <w:sz w:val="28"/>
          <w:szCs w:val="28"/>
        </w:rPr>
      </w:pPr>
    </w:p>
    <w:p w14:paraId="34A62F26" w14:textId="68378678" w:rsidR="003551EA" w:rsidRDefault="003551EA" w:rsidP="00697746">
      <w:pPr>
        <w:spacing w:after="0" w:line="240" w:lineRule="auto"/>
        <w:rPr>
          <w:rFonts w:ascii="Times New Roman" w:hAnsi="Times New Roman" w:cs="Times New Roman"/>
          <w:b/>
          <w:sz w:val="28"/>
          <w:szCs w:val="28"/>
        </w:rPr>
      </w:pPr>
    </w:p>
    <w:p w14:paraId="49E88F28" w14:textId="3261BAB2" w:rsidR="003551EA" w:rsidRDefault="003551EA" w:rsidP="00697746">
      <w:pPr>
        <w:spacing w:after="0" w:line="240" w:lineRule="auto"/>
        <w:rPr>
          <w:rFonts w:ascii="Times New Roman" w:hAnsi="Times New Roman" w:cs="Times New Roman"/>
          <w:b/>
          <w:sz w:val="28"/>
          <w:szCs w:val="28"/>
        </w:rPr>
      </w:pPr>
    </w:p>
    <w:p w14:paraId="26E130AD" w14:textId="02CF758A" w:rsidR="003551EA" w:rsidRDefault="003551EA" w:rsidP="00697746">
      <w:pPr>
        <w:spacing w:after="0" w:line="240" w:lineRule="auto"/>
        <w:rPr>
          <w:rFonts w:ascii="Times New Roman" w:hAnsi="Times New Roman" w:cs="Times New Roman"/>
          <w:b/>
          <w:sz w:val="28"/>
          <w:szCs w:val="28"/>
        </w:rPr>
      </w:pPr>
    </w:p>
    <w:p w14:paraId="503ED6DA" w14:textId="6BF2E544" w:rsidR="003551EA" w:rsidRDefault="003551EA" w:rsidP="00697746">
      <w:pPr>
        <w:spacing w:after="0" w:line="240" w:lineRule="auto"/>
        <w:rPr>
          <w:rFonts w:ascii="Times New Roman" w:hAnsi="Times New Roman" w:cs="Times New Roman"/>
          <w:b/>
          <w:sz w:val="28"/>
          <w:szCs w:val="28"/>
        </w:rPr>
      </w:pPr>
    </w:p>
    <w:p w14:paraId="4BAF41AF" w14:textId="44574B8E" w:rsidR="003551EA" w:rsidRDefault="003551EA" w:rsidP="00697746">
      <w:pPr>
        <w:spacing w:after="0" w:line="240" w:lineRule="auto"/>
        <w:rPr>
          <w:rFonts w:ascii="Times New Roman" w:hAnsi="Times New Roman" w:cs="Times New Roman"/>
          <w:b/>
          <w:sz w:val="28"/>
          <w:szCs w:val="28"/>
        </w:rPr>
      </w:pPr>
    </w:p>
    <w:p w14:paraId="126A332F" w14:textId="2F3B0D27" w:rsidR="003551EA" w:rsidRDefault="003551EA" w:rsidP="00697746">
      <w:pPr>
        <w:spacing w:after="0" w:line="240" w:lineRule="auto"/>
        <w:rPr>
          <w:rFonts w:ascii="Times New Roman" w:hAnsi="Times New Roman" w:cs="Times New Roman"/>
          <w:b/>
          <w:sz w:val="28"/>
          <w:szCs w:val="28"/>
        </w:rPr>
      </w:pPr>
    </w:p>
    <w:p w14:paraId="4C202626" w14:textId="645C1DCF" w:rsidR="003551EA" w:rsidRDefault="003551EA" w:rsidP="00697746">
      <w:pPr>
        <w:spacing w:after="0" w:line="240" w:lineRule="auto"/>
        <w:rPr>
          <w:rFonts w:ascii="Times New Roman" w:hAnsi="Times New Roman" w:cs="Times New Roman"/>
          <w:b/>
          <w:sz w:val="28"/>
          <w:szCs w:val="28"/>
        </w:rPr>
      </w:pPr>
    </w:p>
    <w:p w14:paraId="0E6DCDFE" w14:textId="3ABA830B" w:rsidR="003551EA" w:rsidRPr="005A0B07" w:rsidRDefault="003551EA" w:rsidP="00697746">
      <w:pPr>
        <w:spacing w:after="0" w:line="240" w:lineRule="auto"/>
        <w:rPr>
          <w:rFonts w:ascii="Times New Roman" w:hAnsi="Times New Roman" w:cs="Times New Roman"/>
          <w:bCs/>
          <w:sz w:val="28"/>
          <w:szCs w:val="28"/>
        </w:rPr>
      </w:pPr>
    </w:p>
    <w:p w14:paraId="6C45BA87" w14:textId="67F446E3" w:rsidR="003551EA" w:rsidRDefault="003551EA" w:rsidP="003551EA">
      <w:pPr>
        <w:spacing w:after="0" w:line="360" w:lineRule="auto"/>
        <w:rPr>
          <w:rFonts w:ascii="Times New Roman" w:hAnsi="Times New Roman" w:cs="Times New Roman"/>
          <w:b/>
          <w:sz w:val="28"/>
          <w:szCs w:val="28"/>
        </w:rPr>
      </w:pPr>
    </w:p>
    <w:p w14:paraId="2193033A" w14:textId="5C338C21" w:rsidR="00E44B43" w:rsidRDefault="00E44B43" w:rsidP="003551EA">
      <w:pPr>
        <w:spacing w:after="0" w:line="360" w:lineRule="auto"/>
        <w:rPr>
          <w:rFonts w:ascii="Times New Roman" w:hAnsi="Times New Roman" w:cs="Times New Roman"/>
          <w:b/>
          <w:sz w:val="28"/>
          <w:szCs w:val="28"/>
        </w:rPr>
      </w:pPr>
    </w:p>
    <w:p w14:paraId="456E4CF9" w14:textId="77777777" w:rsidR="00E44B43" w:rsidRDefault="00E44B43" w:rsidP="003551EA">
      <w:pPr>
        <w:spacing w:after="0" w:line="360" w:lineRule="auto"/>
        <w:rPr>
          <w:rFonts w:ascii="Times New Roman" w:hAnsi="Times New Roman" w:cs="Times New Roman"/>
          <w:b/>
          <w:sz w:val="28"/>
          <w:szCs w:val="28"/>
        </w:rPr>
      </w:pPr>
    </w:p>
    <w:p w14:paraId="1614CE55" w14:textId="77777777" w:rsidR="00E44B43" w:rsidRDefault="00E44B43" w:rsidP="003551EA">
      <w:pPr>
        <w:spacing w:after="0" w:line="360" w:lineRule="auto"/>
        <w:rPr>
          <w:rFonts w:ascii="Times New Roman" w:hAnsi="Times New Roman" w:cs="Times New Roman"/>
          <w:b/>
          <w:sz w:val="28"/>
          <w:szCs w:val="28"/>
        </w:rPr>
      </w:pPr>
    </w:p>
    <w:p w14:paraId="21C23BEF" w14:textId="77777777" w:rsidR="00E44B43" w:rsidRDefault="00E44B43" w:rsidP="003551EA">
      <w:pPr>
        <w:spacing w:after="0" w:line="360" w:lineRule="auto"/>
        <w:rPr>
          <w:rFonts w:ascii="Times New Roman" w:hAnsi="Times New Roman" w:cs="Times New Roman"/>
          <w:b/>
          <w:sz w:val="28"/>
          <w:szCs w:val="28"/>
        </w:rPr>
      </w:pPr>
    </w:p>
    <w:p w14:paraId="6E465CE6" w14:textId="77777777" w:rsidR="00436B25" w:rsidRDefault="00436B25" w:rsidP="00D57B97">
      <w:pPr>
        <w:spacing w:after="0" w:line="360" w:lineRule="auto"/>
        <w:jc w:val="center"/>
        <w:rPr>
          <w:rFonts w:ascii="Times New Roman" w:hAnsi="Times New Roman" w:cs="Times New Roman"/>
          <w:bCs/>
          <w:sz w:val="24"/>
          <w:szCs w:val="24"/>
        </w:rPr>
      </w:pPr>
    </w:p>
    <w:p w14:paraId="1FC0B036" w14:textId="375FB8EE" w:rsidR="00E44B43" w:rsidRPr="00D57B97" w:rsidRDefault="00D57B97" w:rsidP="00D57B97">
      <w:pPr>
        <w:spacing w:after="0" w:line="360" w:lineRule="auto"/>
        <w:jc w:val="center"/>
        <w:rPr>
          <w:rFonts w:ascii="Times New Roman" w:hAnsi="Times New Roman" w:cs="Times New Roman"/>
          <w:bCs/>
          <w:sz w:val="24"/>
          <w:szCs w:val="24"/>
        </w:rPr>
      </w:pPr>
      <w:proofErr w:type="spellStart"/>
      <w:r w:rsidRPr="00D57B97">
        <w:rPr>
          <w:rFonts w:ascii="Times New Roman" w:hAnsi="Times New Roman" w:cs="Times New Roman"/>
          <w:bCs/>
          <w:sz w:val="24"/>
          <w:szCs w:val="24"/>
        </w:rPr>
        <w:t>img</w:t>
      </w:r>
      <w:proofErr w:type="spellEnd"/>
      <w:r w:rsidRPr="00D57B97">
        <w:rPr>
          <w:rFonts w:ascii="Times New Roman" w:hAnsi="Times New Roman" w:cs="Times New Roman"/>
          <w:bCs/>
          <w:sz w:val="24"/>
          <w:szCs w:val="24"/>
        </w:rPr>
        <w:t xml:space="preserve"> 5: Save Bill Page </w:t>
      </w:r>
    </w:p>
    <w:p w14:paraId="08845330" w14:textId="77777777" w:rsidR="00E44B43" w:rsidRDefault="00E44B43" w:rsidP="003551EA">
      <w:pPr>
        <w:spacing w:after="0" w:line="360" w:lineRule="auto"/>
        <w:rPr>
          <w:rFonts w:ascii="Times New Roman" w:hAnsi="Times New Roman" w:cs="Times New Roman"/>
          <w:b/>
          <w:sz w:val="28"/>
          <w:szCs w:val="28"/>
        </w:rPr>
      </w:pPr>
    </w:p>
    <w:p w14:paraId="3276ACCE" w14:textId="77777777" w:rsidR="00E44B43" w:rsidRDefault="00E44B43" w:rsidP="003551EA">
      <w:pPr>
        <w:spacing w:after="0" w:line="360" w:lineRule="auto"/>
        <w:rPr>
          <w:rFonts w:ascii="Times New Roman" w:hAnsi="Times New Roman" w:cs="Times New Roman"/>
          <w:b/>
          <w:sz w:val="28"/>
          <w:szCs w:val="28"/>
        </w:rPr>
      </w:pPr>
    </w:p>
    <w:p w14:paraId="030F55BD" w14:textId="77777777" w:rsidR="00E44B43" w:rsidRDefault="00E44B43" w:rsidP="003551EA">
      <w:pPr>
        <w:spacing w:after="0" w:line="360" w:lineRule="auto"/>
        <w:rPr>
          <w:rFonts w:ascii="Times New Roman" w:hAnsi="Times New Roman" w:cs="Times New Roman"/>
          <w:b/>
          <w:sz w:val="28"/>
          <w:szCs w:val="28"/>
        </w:rPr>
      </w:pPr>
    </w:p>
    <w:p w14:paraId="30F05AB0" w14:textId="77777777" w:rsidR="00E44B43" w:rsidRDefault="00E44B43" w:rsidP="003551EA">
      <w:pPr>
        <w:spacing w:after="0" w:line="360" w:lineRule="auto"/>
        <w:rPr>
          <w:rFonts w:ascii="Times New Roman" w:hAnsi="Times New Roman" w:cs="Times New Roman"/>
          <w:b/>
          <w:sz w:val="28"/>
          <w:szCs w:val="28"/>
        </w:rPr>
      </w:pPr>
    </w:p>
    <w:p w14:paraId="4DA79E62" w14:textId="77777777" w:rsidR="00E44B43" w:rsidRDefault="00E44B43" w:rsidP="003551EA">
      <w:pPr>
        <w:spacing w:after="0" w:line="360" w:lineRule="auto"/>
        <w:rPr>
          <w:rFonts w:ascii="Times New Roman" w:hAnsi="Times New Roman" w:cs="Times New Roman"/>
          <w:b/>
          <w:sz w:val="28"/>
          <w:szCs w:val="28"/>
        </w:rPr>
      </w:pPr>
    </w:p>
    <w:p w14:paraId="2356E381" w14:textId="77777777" w:rsidR="00E44B43" w:rsidRDefault="00E44B43" w:rsidP="003551EA">
      <w:pPr>
        <w:spacing w:after="0" w:line="360" w:lineRule="auto"/>
        <w:rPr>
          <w:rFonts w:ascii="Times New Roman" w:hAnsi="Times New Roman" w:cs="Times New Roman"/>
          <w:b/>
          <w:sz w:val="28"/>
          <w:szCs w:val="28"/>
        </w:rPr>
      </w:pPr>
    </w:p>
    <w:p w14:paraId="7945F811" w14:textId="77777777" w:rsidR="00E44B43" w:rsidRDefault="00E44B43" w:rsidP="003551EA">
      <w:pPr>
        <w:spacing w:after="0" w:line="360" w:lineRule="auto"/>
        <w:rPr>
          <w:rFonts w:ascii="Times New Roman" w:hAnsi="Times New Roman" w:cs="Times New Roman"/>
          <w:b/>
          <w:sz w:val="28"/>
          <w:szCs w:val="28"/>
        </w:rPr>
      </w:pPr>
    </w:p>
    <w:p w14:paraId="2599BA1C" w14:textId="77777777" w:rsidR="00E44B43" w:rsidRDefault="00E44B43" w:rsidP="003551EA">
      <w:pPr>
        <w:spacing w:after="0" w:line="360" w:lineRule="auto"/>
        <w:rPr>
          <w:rFonts w:ascii="Times New Roman" w:hAnsi="Times New Roman" w:cs="Times New Roman"/>
          <w:b/>
          <w:sz w:val="28"/>
          <w:szCs w:val="28"/>
        </w:rPr>
      </w:pPr>
    </w:p>
    <w:p w14:paraId="3EA4B1F3" w14:textId="77777777" w:rsidR="00E44B43" w:rsidRDefault="00E44B43" w:rsidP="003551EA">
      <w:pPr>
        <w:spacing w:after="0" w:line="360" w:lineRule="auto"/>
        <w:rPr>
          <w:rFonts w:ascii="Times New Roman" w:hAnsi="Times New Roman" w:cs="Times New Roman"/>
          <w:b/>
          <w:sz w:val="28"/>
          <w:szCs w:val="28"/>
        </w:rPr>
      </w:pPr>
    </w:p>
    <w:p w14:paraId="1E61BC39" w14:textId="77777777" w:rsidR="00E44B43" w:rsidRDefault="00E44B43" w:rsidP="003551EA">
      <w:pPr>
        <w:spacing w:after="0" w:line="360" w:lineRule="auto"/>
        <w:rPr>
          <w:rFonts w:ascii="Times New Roman" w:hAnsi="Times New Roman" w:cs="Times New Roman"/>
          <w:b/>
          <w:sz w:val="28"/>
          <w:szCs w:val="28"/>
        </w:rPr>
      </w:pPr>
    </w:p>
    <w:p w14:paraId="0E55B5C5" w14:textId="77777777" w:rsidR="00E44B43" w:rsidRDefault="00E44B43" w:rsidP="003551EA">
      <w:pPr>
        <w:spacing w:after="0" w:line="360" w:lineRule="auto"/>
        <w:rPr>
          <w:rFonts w:ascii="Times New Roman" w:hAnsi="Times New Roman" w:cs="Times New Roman"/>
          <w:b/>
          <w:sz w:val="28"/>
          <w:szCs w:val="28"/>
        </w:rPr>
      </w:pPr>
    </w:p>
    <w:p w14:paraId="5311AF49" w14:textId="77777777" w:rsidR="00E44B43" w:rsidRDefault="00E44B43" w:rsidP="003551EA">
      <w:pPr>
        <w:spacing w:after="0" w:line="360" w:lineRule="auto"/>
        <w:rPr>
          <w:rFonts w:ascii="Times New Roman" w:hAnsi="Times New Roman" w:cs="Times New Roman"/>
          <w:b/>
          <w:sz w:val="28"/>
          <w:szCs w:val="28"/>
        </w:rPr>
      </w:pPr>
    </w:p>
    <w:p w14:paraId="533D9F2E" w14:textId="77777777" w:rsidR="00E44B43" w:rsidRDefault="00E44B43" w:rsidP="003551EA">
      <w:pPr>
        <w:spacing w:after="0" w:line="360" w:lineRule="auto"/>
        <w:rPr>
          <w:rFonts w:ascii="Times New Roman" w:hAnsi="Times New Roman" w:cs="Times New Roman"/>
          <w:b/>
          <w:sz w:val="28"/>
          <w:szCs w:val="28"/>
        </w:rPr>
      </w:pPr>
    </w:p>
    <w:p w14:paraId="59BCD61A" w14:textId="77777777" w:rsidR="00436B25" w:rsidRDefault="00436B25" w:rsidP="00D57B97">
      <w:pPr>
        <w:spacing w:after="0" w:line="360" w:lineRule="auto"/>
        <w:jc w:val="center"/>
        <w:rPr>
          <w:rFonts w:ascii="Times New Roman" w:hAnsi="Times New Roman" w:cs="Times New Roman"/>
          <w:b/>
          <w:sz w:val="28"/>
          <w:szCs w:val="28"/>
        </w:rPr>
      </w:pPr>
    </w:p>
    <w:p w14:paraId="00098584" w14:textId="1C66C69D" w:rsidR="00E44B43" w:rsidRPr="00D57B97" w:rsidRDefault="00D57B97" w:rsidP="00D57B97">
      <w:pPr>
        <w:spacing w:after="0" w:line="360" w:lineRule="auto"/>
        <w:jc w:val="center"/>
        <w:rPr>
          <w:rFonts w:ascii="Times New Roman" w:hAnsi="Times New Roman" w:cs="Times New Roman"/>
          <w:b/>
          <w:sz w:val="32"/>
          <w:szCs w:val="32"/>
          <w:u w:val="single"/>
        </w:rPr>
      </w:pPr>
      <w:r w:rsidRPr="00D57B97">
        <w:rPr>
          <w:rFonts w:ascii="Times New Roman" w:hAnsi="Times New Roman" w:cs="Times New Roman"/>
          <w:b/>
          <w:sz w:val="32"/>
          <w:szCs w:val="32"/>
          <w:u w:val="single"/>
        </w:rPr>
        <w:t>7.</w:t>
      </w:r>
      <w:r>
        <w:rPr>
          <w:rFonts w:ascii="Times New Roman" w:hAnsi="Times New Roman" w:cs="Times New Roman"/>
          <w:b/>
          <w:sz w:val="32"/>
          <w:szCs w:val="32"/>
          <w:u w:val="single"/>
        </w:rPr>
        <w:t xml:space="preserve"> </w:t>
      </w:r>
      <w:r w:rsidRPr="00D57B97">
        <w:rPr>
          <w:rFonts w:ascii="Times New Roman" w:hAnsi="Times New Roman" w:cs="Times New Roman"/>
          <w:b/>
          <w:sz w:val="32"/>
          <w:szCs w:val="32"/>
          <w:u w:val="single"/>
        </w:rPr>
        <w:t xml:space="preserve">Conclusion and </w:t>
      </w:r>
      <w:r w:rsidR="003551EA" w:rsidRPr="00D57B97">
        <w:rPr>
          <w:rFonts w:ascii="Times New Roman" w:hAnsi="Times New Roman" w:cs="Times New Roman"/>
          <w:b/>
          <w:sz w:val="32"/>
          <w:szCs w:val="32"/>
          <w:u w:val="single"/>
        </w:rPr>
        <w:t>F</w:t>
      </w:r>
      <w:r w:rsidRPr="00D57B97">
        <w:rPr>
          <w:rFonts w:ascii="Times New Roman" w:hAnsi="Times New Roman" w:cs="Times New Roman"/>
          <w:b/>
          <w:sz w:val="32"/>
          <w:szCs w:val="32"/>
          <w:u w:val="single"/>
        </w:rPr>
        <w:t>uture</w:t>
      </w:r>
      <w:r w:rsidR="003551EA" w:rsidRPr="00D57B97">
        <w:rPr>
          <w:rFonts w:ascii="Times New Roman" w:hAnsi="Times New Roman" w:cs="Times New Roman"/>
          <w:b/>
          <w:sz w:val="32"/>
          <w:szCs w:val="32"/>
          <w:u w:val="single"/>
        </w:rPr>
        <w:t xml:space="preserve"> W</w:t>
      </w:r>
      <w:r w:rsidRPr="00D57B97">
        <w:rPr>
          <w:rFonts w:ascii="Times New Roman" w:hAnsi="Times New Roman" w:cs="Times New Roman"/>
          <w:b/>
          <w:sz w:val="32"/>
          <w:szCs w:val="32"/>
          <w:u w:val="single"/>
        </w:rPr>
        <w:t>ork</w:t>
      </w:r>
    </w:p>
    <w:p w14:paraId="34FC302F" w14:textId="35F1A17B" w:rsidR="005A0B07" w:rsidRPr="005A0B07" w:rsidRDefault="00E744CD" w:rsidP="005A0B07">
      <w:pPr>
        <w:spacing w:line="360" w:lineRule="auto"/>
        <w:jc w:val="both"/>
        <w:rPr>
          <w:rFonts w:ascii="Times New Roman" w:hAnsi="Times New Roman" w:cs="Times New Roman"/>
          <w:bCs/>
          <w:sz w:val="24"/>
          <w:szCs w:val="24"/>
          <w:lang w:val="en-IN"/>
        </w:rPr>
      </w:pPr>
      <w:r>
        <w:rPr>
          <w:rFonts w:ascii="Times New Roman" w:hAnsi="Times New Roman" w:cs="Times New Roman"/>
          <w:b/>
          <w:sz w:val="28"/>
          <w:szCs w:val="28"/>
        </w:rPr>
        <w:tab/>
      </w:r>
      <w:r w:rsidR="005A0B07" w:rsidRPr="005A0B07">
        <w:rPr>
          <w:rFonts w:ascii="Times New Roman" w:hAnsi="Times New Roman" w:cs="Times New Roman"/>
          <w:bCs/>
          <w:sz w:val="24"/>
          <w:szCs w:val="24"/>
          <w:lang w:val="en-IN"/>
        </w:rPr>
        <w:t>Supermarket Management System has to do with making appropriate effort to stop the rising problem to all manual supermarket operation in order to enhance the operation of such supermarket. In this project, the software or system that can be used to aid all supermarkets that is still operating manually have been successfully developed.</w:t>
      </w:r>
      <w:r w:rsidR="005A0B07">
        <w:rPr>
          <w:rFonts w:ascii="Times New Roman" w:hAnsi="Times New Roman" w:cs="Times New Roman"/>
          <w:bCs/>
          <w:sz w:val="24"/>
          <w:szCs w:val="24"/>
          <w:lang w:val="en-IN"/>
        </w:rPr>
        <w:t xml:space="preserve"> </w:t>
      </w:r>
      <w:r w:rsidR="005A0B07" w:rsidRPr="005A0B07">
        <w:rPr>
          <w:rFonts w:ascii="Times New Roman" w:hAnsi="Times New Roman" w:cs="Times New Roman"/>
          <w:bCs/>
          <w:sz w:val="24"/>
          <w:szCs w:val="24"/>
        </w:rPr>
        <w:t xml:space="preserve">The software can be implementing in all types of </w:t>
      </w:r>
      <w:proofErr w:type="gramStart"/>
      <w:r w:rsidR="005A0B07" w:rsidRPr="005A0B07">
        <w:rPr>
          <w:rFonts w:ascii="Times New Roman" w:hAnsi="Times New Roman" w:cs="Times New Roman"/>
          <w:bCs/>
          <w:sz w:val="24"/>
          <w:szCs w:val="24"/>
        </w:rPr>
        <w:t>supermarket</w:t>
      </w:r>
      <w:proofErr w:type="gramEnd"/>
      <w:r w:rsidR="005A0B07" w:rsidRPr="005A0B07">
        <w:rPr>
          <w:rFonts w:ascii="Times New Roman" w:hAnsi="Times New Roman" w:cs="Times New Roman"/>
          <w:bCs/>
          <w:sz w:val="24"/>
          <w:szCs w:val="24"/>
        </w:rPr>
        <w:t xml:space="preserve"> as mentioned in the second chapter. The software has a large memory of storing all the goods in the supermarket and also keeping record it is highly effective and accurate.</w:t>
      </w:r>
    </w:p>
    <w:p w14:paraId="7E49021E" w14:textId="49D14806" w:rsidR="00E744CD" w:rsidRPr="005A0B07" w:rsidRDefault="00E744CD" w:rsidP="005A0B07">
      <w:pPr>
        <w:spacing w:after="0" w:line="360" w:lineRule="auto"/>
        <w:ind w:firstLine="720"/>
        <w:jc w:val="both"/>
        <w:rPr>
          <w:rFonts w:ascii="Times New Roman" w:hAnsi="Times New Roman" w:cs="Times New Roman"/>
          <w:bCs/>
          <w:sz w:val="24"/>
          <w:szCs w:val="24"/>
        </w:rPr>
      </w:pPr>
      <w:r w:rsidRPr="005A0B07">
        <w:rPr>
          <w:rFonts w:ascii="Times New Roman" w:hAnsi="Times New Roman" w:cs="Times New Roman"/>
          <w:bCs/>
          <w:sz w:val="24"/>
          <w:szCs w:val="24"/>
        </w:rPr>
        <w:t>We have Demonstrated a method which makes the billi</w:t>
      </w:r>
      <w:r w:rsidR="001A1678" w:rsidRPr="005A0B07">
        <w:rPr>
          <w:rFonts w:ascii="Times New Roman" w:hAnsi="Times New Roman" w:cs="Times New Roman"/>
          <w:bCs/>
          <w:sz w:val="24"/>
          <w:szCs w:val="24"/>
        </w:rPr>
        <w:t>n</w:t>
      </w:r>
      <w:r w:rsidRPr="005A0B07">
        <w:rPr>
          <w:rFonts w:ascii="Times New Roman" w:hAnsi="Times New Roman" w:cs="Times New Roman"/>
          <w:bCs/>
          <w:sz w:val="24"/>
          <w:szCs w:val="24"/>
        </w:rPr>
        <w:t xml:space="preserve">g of goods in efficient, </w:t>
      </w:r>
      <w:proofErr w:type="spellStart"/>
      <w:r w:rsidRPr="005A0B07">
        <w:rPr>
          <w:rFonts w:ascii="Times New Roman" w:hAnsi="Times New Roman" w:cs="Times New Roman"/>
          <w:bCs/>
          <w:sz w:val="24"/>
          <w:szCs w:val="24"/>
        </w:rPr>
        <w:t>eaiser</w:t>
      </w:r>
      <w:proofErr w:type="spellEnd"/>
      <w:r w:rsidRPr="005A0B07">
        <w:rPr>
          <w:rFonts w:ascii="Times New Roman" w:hAnsi="Times New Roman" w:cs="Times New Roman"/>
          <w:bCs/>
          <w:sz w:val="24"/>
          <w:szCs w:val="24"/>
        </w:rPr>
        <w:t xml:space="preserve"> and fast way. Existing system makes use of hardware barcode scanners on billing counters results in a long </w:t>
      </w:r>
      <w:proofErr w:type="spellStart"/>
      <w:r w:rsidRPr="005A0B07">
        <w:rPr>
          <w:rFonts w:ascii="Times New Roman" w:hAnsi="Times New Roman" w:cs="Times New Roman"/>
          <w:bCs/>
          <w:sz w:val="24"/>
          <w:szCs w:val="24"/>
        </w:rPr>
        <w:t>queie</w:t>
      </w:r>
      <w:proofErr w:type="spellEnd"/>
      <w:r w:rsidRPr="005A0B07">
        <w:rPr>
          <w:rFonts w:ascii="Times New Roman" w:hAnsi="Times New Roman" w:cs="Times New Roman"/>
          <w:bCs/>
          <w:sz w:val="24"/>
          <w:szCs w:val="24"/>
        </w:rPr>
        <w:t xml:space="preserve">. Many </w:t>
      </w:r>
      <w:proofErr w:type="spellStart"/>
      <w:r w:rsidRPr="005A0B07">
        <w:rPr>
          <w:rFonts w:ascii="Times New Roman" w:hAnsi="Times New Roman" w:cs="Times New Roman"/>
          <w:bCs/>
          <w:sz w:val="24"/>
          <w:szCs w:val="24"/>
        </w:rPr>
        <w:t>reserchers</w:t>
      </w:r>
      <w:proofErr w:type="spellEnd"/>
      <w:r w:rsidRPr="005A0B07">
        <w:rPr>
          <w:rFonts w:ascii="Times New Roman" w:hAnsi="Times New Roman" w:cs="Times New Roman"/>
          <w:bCs/>
          <w:sz w:val="24"/>
          <w:szCs w:val="24"/>
        </w:rPr>
        <w:t xml:space="preserve"> proposed methods to overcome this problem but there is a lack of efficiency and realistic in their work so we have proposed better method along with simulation and hardware results so as to check the </w:t>
      </w:r>
      <w:proofErr w:type="spellStart"/>
      <w:r w:rsidRPr="005A0B07">
        <w:rPr>
          <w:rFonts w:ascii="Times New Roman" w:hAnsi="Times New Roman" w:cs="Times New Roman"/>
          <w:bCs/>
          <w:sz w:val="24"/>
          <w:szCs w:val="24"/>
        </w:rPr>
        <w:t>behaviour</w:t>
      </w:r>
      <w:proofErr w:type="spellEnd"/>
      <w:r w:rsidRPr="005A0B07">
        <w:rPr>
          <w:rFonts w:ascii="Times New Roman" w:hAnsi="Times New Roman" w:cs="Times New Roman"/>
          <w:bCs/>
          <w:sz w:val="24"/>
          <w:szCs w:val="24"/>
        </w:rPr>
        <w:t xml:space="preserve"> in our approach in the real world. </w:t>
      </w:r>
      <w:proofErr w:type="spellStart"/>
      <w:r w:rsidRPr="005A0B07">
        <w:rPr>
          <w:rFonts w:ascii="Times New Roman" w:hAnsi="Times New Roman" w:cs="Times New Roman"/>
          <w:bCs/>
          <w:sz w:val="24"/>
          <w:szCs w:val="24"/>
        </w:rPr>
        <w:t>Althogh</w:t>
      </w:r>
      <w:proofErr w:type="spellEnd"/>
      <w:r w:rsidRPr="005A0B07">
        <w:rPr>
          <w:rFonts w:ascii="Times New Roman" w:hAnsi="Times New Roman" w:cs="Times New Roman"/>
          <w:bCs/>
          <w:sz w:val="24"/>
          <w:szCs w:val="24"/>
        </w:rPr>
        <w:t xml:space="preserve"> we have observed good </w:t>
      </w:r>
      <w:proofErr w:type="gramStart"/>
      <w:r w:rsidRPr="005A0B07">
        <w:rPr>
          <w:rFonts w:ascii="Times New Roman" w:hAnsi="Times New Roman" w:cs="Times New Roman"/>
          <w:bCs/>
          <w:sz w:val="24"/>
          <w:szCs w:val="24"/>
        </w:rPr>
        <w:t>results .</w:t>
      </w:r>
      <w:proofErr w:type="gramEnd"/>
      <w:r w:rsidRPr="005A0B07">
        <w:rPr>
          <w:rFonts w:ascii="Times New Roman" w:hAnsi="Times New Roman" w:cs="Times New Roman"/>
          <w:bCs/>
          <w:sz w:val="24"/>
          <w:szCs w:val="24"/>
        </w:rPr>
        <w:t xml:space="preserve"> </w:t>
      </w:r>
    </w:p>
    <w:p w14:paraId="3F849F74" w14:textId="11CA598E" w:rsidR="003551EA" w:rsidRDefault="003551EA" w:rsidP="005A0B07">
      <w:pPr>
        <w:spacing w:after="0" w:line="360" w:lineRule="auto"/>
        <w:jc w:val="both"/>
        <w:rPr>
          <w:rFonts w:ascii="Times New Roman" w:hAnsi="Times New Roman" w:cs="Times New Roman"/>
          <w:bCs/>
          <w:sz w:val="24"/>
          <w:szCs w:val="24"/>
        </w:rPr>
      </w:pPr>
    </w:p>
    <w:p w14:paraId="1ADA5CD2" w14:textId="4627A977" w:rsidR="00E44B43" w:rsidRPr="00E44B43" w:rsidRDefault="00E44B43" w:rsidP="00E44B43">
      <w:pPr>
        <w:rPr>
          <w:rFonts w:ascii="Times New Roman" w:hAnsi="Times New Roman" w:cs="Times New Roman"/>
          <w:sz w:val="24"/>
          <w:szCs w:val="24"/>
        </w:rPr>
      </w:pPr>
    </w:p>
    <w:p w14:paraId="7A9D254D" w14:textId="79ACEA76" w:rsidR="00E44B43" w:rsidRPr="00E44B43" w:rsidRDefault="00E44B43" w:rsidP="00E44B43">
      <w:pPr>
        <w:rPr>
          <w:rFonts w:ascii="Times New Roman" w:hAnsi="Times New Roman" w:cs="Times New Roman"/>
          <w:sz w:val="24"/>
          <w:szCs w:val="24"/>
        </w:rPr>
      </w:pPr>
    </w:p>
    <w:p w14:paraId="79ABBBDB" w14:textId="4C52BEAA" w:rsidR="00E44B43" w:rsidRPr="00E44B43" w:rsidRDefault="00E44B43" w:rsidP="00E44B43">
      <w:pPr>
        <w:rPr>
          <w:rFonts w:ascii="Times New Roman" w:hAnsi="Times New Roman" w:cs="Times New Roman"/>
          <w:sz w:val="24"/>
          <w:szCs w:val="24"/>
        </w:rPr>
      </w:pPr>
    </w:p>
    <w:p w14:paraId="1D694E36" w14:textId="6BEA27E9" w:rsidR="00E44B43" w:rsidRPr="00E44B43" w:rsidRDefault="00E44B43" w:rsidP="00E44B43">
      <w:pPr>
        <w:rPr>
          <w:rFonts w:ascii="Times New Roman" w:hAnsi="Times New Roman" w:cs="Times New Roman"/>
          <w:sz w:val="24"/>
          <w:szCs w:val="24"/>
        </w:rPr>
      </w:pPr>
    </w:p>
    <w:p w14:paraId="1109FBA0" w14:textId="4706E4D8" w:rsidR="00E44B43" w:rsidRPr="00E44B43" w:rsidRDefault="00E44B43" w:rsidP="00E44B43">
      <w:pPr>
        <w:rPr>
          <w:rFonts w:ascii="Times New Roman" w:hAnsi="Times New Roman" w:cs="Times New Roman"/>
          <w:sz w:val="24"/>
          <w:szCs w:val="24"/>
        </w:rPr>
      </w:pPr>
    </w:p>
    <w:p w14:paraId="6E860364" w14:textId="263CF3C3" w:rsidR="00E44B43" w:rsidRPr="00E44B43" w:rsidRDefault="00E44B43" w:rsidP="00E44B43">
      <w:pPr>
        <w:rPr>
          <w:rFonts w:ascii="Times New Roman" w:hAnsi="Times New Roman" w:cs="Times New Roman"/>
          <w:sz w:val="24"/>
          <w:szCs w:val="24"/>
        </w:rPr>
      </w:pPr>
    </w:p>
    <w:p w14:paraId="0B6050FE" w14:textId="090FC8E3" w:rsidR="00E44B43" w:rsidRPr="00E44B43" w:rsidRDefault="00E44B43" w:rsidP="00E44B43">
      <w:pPr>
        <w:rPr>
          <w:rFonts w:ascii="Times New Roman" w:hAnsi="Times New Roman" w:cs="Times New Roman"/>
          <w:sz w:val="24"/>
          <w:szCs w:val="24"/>
        </w:rPr>
      </w:pPr>
    </w:p>
    <w:p w14:paraId="3D9A712D" w14:textId="68F4947A" w:rsidR="00E44B43" w:rsidRPr="00E44B43" w:rsidRDefault="00E44B43" w:rsidP="00E44B43">
      <w:pPr>
        <w:rPr>
          <w:rFonts w:ascii="Times New Roman" w:hAnsi="Times New Roman" w:cs="Times New Roman"/>
          <w:sz w:val="24"/>
          <w:szCs w:val="24"/>
        </w:rPr>
      </w:pPr>
    </w:p>
    <w:p w14:paraId="09F0F0F4" w14:textId="7B5871F1" w:rsidR="00E44B43" w:rsidRDefault="00E44B43" w:rsidP="00E44B43">
      <w:pPr>
        <w:rPr>
          <w:rFonts w:ascii="Times New Roman" w:hAnsi="Times New Roman" w:cs="Times New Roman"/>
          <w:bCs/>
          <w:sz w:val="24"/>
          <w:szCs w:val="24"/>
        </w:rPr>
      </w:pPr>
    </w:p>
    <w:p w14:paraId="0B181853" w14:textId="3669DFAD" w:rsidR="00E44B43" w:rsidRDefault="00E44B43" w:rsidP="00E44B43">
      <w:pPr>
        <w:rPr>
          <w:rFonts w:ascii="Times New Roman" w:hAnsi="Times New Roman" w:cs="Times New Roman"/>
          <w:bCs/>
          <w:sz w:val="24"/>
          <w:szCs w:val="24"/>
        </w:rPr>
      </w:pPr>
    </w:p>
    <w:p w14:paraId="16B6BA2E" w14:textId="5DA038B1" w:rsidR="00E44B43" w:rsidRDefault="00E44B43" w:rsidP="00E44B43">
      <w:pPr>
        <w:tabs>
          <w:tab w:val="left" w:pos="5810"/>
        </w:tabs>
        <w:rPr>
          <w:rFonts w:ascii="Times New Roman" w:hAnsi="Times New Roman" w:cs="Times New Roman"/>
          <w:sz w:val="24"/>
          <w:szCs w:val="24"/>
        </w:rPr>
      </w:pPr>
      <w:r>
        <w:rPr>
          <w:rFonts w:ascii="Times New Roman" w:hAnsi="Times New Roman" w:cs="Times New Roman"/>
          <w:sz w:val="24"/>
          <w:szCs w:val="24"/>
        </w:rPr>
        <w:tab/>
      </w:r>
    </w:p>
    <w:p w14:paraId="66ABD236" w14:textId="68AC61BE" w:rsidR="00E44B43" w:rsidRDefault="00E44B43" w:rsidP="00E44B43">
      <w:pPr>
        <w:tabs>
          <w:tab w:val="left" w:pos="5810"/>
        </w:tabs>
        <w:rPr>
          <w:rFonts w:ascii="Times New Roman" w:hAnsi="Times New Roman" w:cs="Times New Roman"/>
          <w:sz w:val="24"/>
          <w:szCs w:val="24"/>
        </w:rPr>
      </w:pPr>
    </w:p>
    <w:p w14:paraId="382EA717" w14:textId="70CCFADD" w:rsidR="00E44B43" w:rsidRDefault="00E44B43" w:rsidP="00E44B43">
      <w:pPr>
        <w:tabs>
          <w:tab w:val="left" w:pos="5810"/>
        </w:tabs>
        <w:rPr>
          <w:rFonts w:ascii="Times New Roman" w:hAnsi="Times New Roman" w:cs="Times New Roman"/>
          <w:sz w:val="24"/>
          <w:szCs w:val="24"/>
        </w:rPr>
      </w:pPr>
    </w:p>
    <w:p w14:paraId="02C0E481" w14:textId="3D0AD1D9" w:rsidR="00436B25" w:rsidRDefault="00436B25" w:rsidP="00D57B97">
      <w:pPr>
        <w:tabs>
          <w:tab w:val="left" w:pos="5810"/>
        </w:tabs>
        <w:jc w:val="center"/>
        <w:rPr>
          <w:rFonts w:ascii="Times New Roman" w:hAnsi="Times New Roman" w:cs="Times New Roman"/>
          <w:sz w:val="24"/>
          <w:szCs w:val="24"/>
        </w:rPr>
      </w:pPr>
    </w:p>
    <w:p w14:paraId="63215962" w14:textId="3F887278" w:rsidR="00E44B43" w:rsidRPr="00D57B97" w:rsidRDefault="00E44B43" w:rsidP="00D57B97">
      <w:pPr>
        <w:tabs>
          <w:tab w:val="left" w:pos="5810"/>
        </w:tabs>
        <w:jc w:val="center"/>
        <w:rPr>
          <w:rFonts w:ascii="Times New Roman" w:hAnsi="Times New Roman" w:cs="Times New Roman"/>
          <w:b/>
          <w:bCs/>
          <w:sz w:val="32"/>
          <w:szCs w:val="32"/>
          <w:u w:val="single"/>
        </w:rPr>
      </w:pPr>
      <w:r w:rsidRPr="00D57B97">
        <w:rPr>
          <w:rFonts w:ascii="Times New Roman" w:hAnsi="Times New Roman" w:cs="Times New Roman"/>
          <w:b/>
          <w:bCs/>
          <w:sz w:val="32"/>
          <w:szCs w:val="32"/>
          <w:u w:val="single"/>
        </w:rPr>
        <w:t>References</w:t>
      </w:r>
      <w:r w:rsidR="00280C7D" w:rsidRPr="00D57B97">
        <w:rPr>
          <w:rFonts w:ascii="Times New Roman" w:hAnsi="Times New Roman" w:cs="Times New Roman"/>
          <w:b/>
          <w:bCs/>
          <w:sz w:val="32"/>
          <w:szCs w:val="32"/>
          <w:u w:val="single"/>
        </w:rPr>
        <w:t>:</w:t>
      </w:r>
    </w:p>
    <w:p w14:paraId="22B019B3" w14:textId="7E16BDCB" w:rsidR="00227271" w:rsidRPr="00227271" w:rsidRDefault="00227271" w:rsidP="00227271">
      <w:pPr>
        <w:tabs>
          <w:tab w:val="left" w:pos="5810"/>
        </w:tabs>
        <w:jc w:val="both"/>
        <w:rPr>
          <w:rFonts w:ascii="Times New Roman" w:hAnsi="Times New Roman" w:cs="Times New Roman"/>
          <w:sz w:val="28"/>
          <w:szCs w:val="28"/>
          <w:lang w:val="en-IN"/>
        </w:rPr>
      </w:pPr>
      <w:r w:rsidRPr="00227271">
        <w:rPr>
          <w:rFonts w:ascii="Times New Roman" w:hAnsi="Times New Roman" w:cs="Times New Roman"/>
          <w:sz w:val="28"/>
          <w:szCs w:val="28"/>
        </w:rPr>
        <w:t>[</w:t>
      </w:r>
      <w:proofErr w:type="gramStart"/>
      <w:r w:rsidRPr="00227271">
        <w:rPr>
          <w:rFonts w:ascii="Times New Roman" w:hAnsi="Times New Roman" w:cs="Times New Roman"/>
          <w:sz w:val="28"/>
          <w:szCs w:val="28"/>
        </w:rPr>
        <w:t>1]sha</w:t>
      </w:r>
      <w:proofErr w:type="gramEnd"/>
      <w:r w:rsidRPr="00227271">
        <w:rPr>
          <w:rFonts w:ascii="Times New Roman" w:hAnsi="Times New Roman" w:cs="Times New Roman"/>
          <w:sz w:val="28"/>
          <w:szCs w:val="28"/>
        </w:rPr>
        <w:t xml:space="preserve"> </w:t>
      </w:r>
      <w:proofErr w:type="spellStart"/>
      <w:r w:rsidRPr="00227271">
        <w:rPr>
          <w:rFonts w:ascii="Times New Roman" w:hAnsi="Times New Roman" w:cs="Times New Roman"/>
          <w:sz w:val="28"/>
          <w:szCs w:val="28"/>
        </w:rPr>
        <w:t>shixuan</w:t>
      </w:r>
      <w:proofErr w:type="spellEnd"/>
      <w:r w:rsidRPr="00227271">
        <w:rPr>
          <w:rFonts w:ascii="Times New Roman" w:hAnsi="Times New Roman" w:cs="Times New Roman"/>
          <w:sz w:val="28"/>
          <w:szCs w:val="28"/>
        </w:rPr>
        <w:t xml:space="preserve">, wang </w:t>
      </w:r>
      <w:proofErr w:type="spellStart"/>
      <w:r w:rsidRPr="00227271">
        <w:rPr>
          <w:rFonts w:ascii="Times New Roman" w:hAnsi="Times New Roman" w:cs="Times New Roman"/>
          <w:sz w:val="28"/>
          <w:szCs w:val="28"/>
        </w:rPr>
        <w:t>shan</w:t>
      </w:r>
      <w:proofErr w:type="spellEnd"/>
      <w:r w:rsidRPr="00227271">
        <w:rPr>
          <w:rFonts w:ascii="Times New Roman" w:hAnsi="Times New Roman" w:cs="Times New Roman"/>
          <w:sz w:val="28"/>
          <w:szCs w:val="28"/>
        </w:rPr>
        <w:t xml:space="preserve">. introduction to the database system. </w:t>
      </w:r>
      <w:proofErr w:type="spellStart"/>
      <w:r w:rsidRPr="00227271">
        <w:rPr>
          <w:rFonts w:ascii="Times New Roman" w:hAnsi="Times New Roman" w:cs="Times New Roman"/>
          <w:sz w:val="28"/>
          <w:szCs w:val="28"/>
        </w:rPr>
        <w:t>beijing</w:t>
      </w:r>
      <w:proofErr w:type="spellEnd"/>
      <w:r w:rsidRPr="00227271">
        <w:rPr>
          <w:rFonts w:ascii="Times New Roman" w:hAnsi="Times New Roman" w:cs="Times New Roman"/>
          <w:sz w:val="28"/>
          <w:szCs w:val="28"/>
        </w:rPr>
        <w:t xml:space="preserve">:     university education press, 1985.60-65 </w:t>
      </w:r>
    </w:p>
    <w:p w14:paraId="58D6B846" w14:textId="77777777" w:rsidR="00227271" w:rsidRPr="00227271" w:rsidRDefault="00227271" w:rsidP="00227271">
      <w:pPr>
        <w:tabs>
          <w:tab w:val="left" w:pos="5810"/>
        </w:tabs>
        <w:jc w:val="both"/>
        <w:rPr>
          <w:rFonts w:ascii="Times New Roman" w:hAnsi="Times New Roman" w:cs="Times New Roman"/>
          <w:sz w:val="28"/>
          <w:szCs w:val="28"/>
          <w:lang w:val="en-IN"/>
        </w:rPr>
      </w:pPr>
      <w:r w:rsidRPr="00227271">
        <w:rPr>
          <w:rFonts w:ascii="Times New Roman" w:hAnsi="Times New Roman" w:cs="Times New Roman"/>
          <w:sz w:val="28"/>
          <w:szCs w:val="28"/>
        </w:rPr>
        <w:t>[2]</w:t>
      </w:r>
      <w:r w:rsidRPr="00227271">
        <w:rPr>
          <w:rFonts w:ascii="Times New Roman" w:hAnsi="Times New Roman" w:cs="Times New Roman"/>
          <w:sz w:val="28"/>
          <w:szCs w:val="28"/>
          <w:lang w:val="en-IN"/>
        </w:rPr>
        <w:t xml:space="preserve"> smart supermarket billing system using python. </w:t>
      </w:r>
      <w:r w:rsidRPr="00227271">
        <w:rPr>
          <w:rFonts w:ascii="Times New Roman" w:hAnsi="Times New Roman" w:cs="Times New Roman"/>
          <w:sz w:val="28"/>
          <w:szCs w:val="28"/>
        </w:rPr>
        <w:t xml:space="preserve">international journal of advance scientific research &amp; engineering   </w:t>
      </w:r>
      <w:proofErr w:type="spellStart"/>
      <w:r w:rsidRPr="00227271">
        <w:rPr>
          <w:rFonts w:ascii="Times New Roman" w:hAnsi="Times New Roman" w:cs="Times New Roman"/>
          <w:sz w:val="28"/>
          <w:szCs w:val="28"/>
          <w:lang w:val="en-IN"/>
        </w:rPr>
        <w:t>april</w:t>
      </w:r>
      <w:proofErr w:type="spellEnd"/>
      <w:r w:rsidRPr="00227271">
        <w:rPr>
          <w:rFonts w:ascii="Times New Roman" w:hAnsi="Times New Roman" w:cs="Times New Roman"/>
          <w:sz w:val="28"/>
          <w:szCs w:val="28"/>
          <w:lang w:val="en-IN"/>
        </w:rPr>
        <w:t xml:space="preserve"> </w:t>
      </w:r>
      <w:proofErr w:type="gramStart"/>
      <w:r w:rsidRPr="00227271">
        <w:rPr>
          <w:rFonts w:ascii="Times New Roman" w:hAnsi="Times New Roman" w:cs="Times New Roman"/>
          <w:sz w:val="28"/>
          <w:szCs w:val="28"/>
          <w:lang w:val="en-IN"/>
        </w:rPr>
        <w:t>2021 .</w:t>
      </w:r>
      <w:proofErr w:type="gramEnd"/>
    </w:p>
    <w:p w14:paraId="406843E0" w14:textId="2E974F6C" w:rsidR="00227271" w:rsidRPr="00227271" w:rsidRDefault="00227271" w:rsidP="00227271">
      <w:pPr>
        <w:tabs>
          <w:tab w:val="left" w:pos="5810"/>
        </w:tabs>
        <w:jc w:val="both"/>
        <w:rPr>
          <w:rFonts w:ascii="Times New Roman" w:hAnsi="Times New Roman" w:cs="Times New Roman"/>
          <w:sz w:val="28"/>
          <w:szCs w:val="28"/>
          <w:lang w:val="en-IN"/>
        </w:rPr>
      </w:pPr>
      <w:r w:rsidRPr="00227271">
        <w:rPr>
          <w:rFonts w:ascii="Times New Roman" w:hAnsi="Times New Roman" w:cs="Times New Roman"/>
          <w:sz w:val="28"/>
          <w:szCs w:val="28"/>
        </w:rPr>
        <w:t>[</w:t>
      </w:r>
      <w:proofErr w:type="gramStart"/>
      <w:r w:rsidRPr="00227271">
        <w:rPr>
          <w:rFonts w:ascii="Times New Roman" w:hAnsi="Times New Roman" w:cs="Times New Roman"/>
          <w:sz w:val="28"/>
          <w:szCs w:val="28"/>
        </w:rPr>
        <w:t>3]Management</w:t>
      </w:r>
      <w:proofErr w:type="gramEnd"/>
      <w:r w:rsidRPr="00227271">
        <w:rPr>
          <w:rFonts w:ascii="Times New Roman" w:hAnsi="Times New Roman" w:cs="Times New Roman"/>
          <w:sz w:val="28"/>
          <w:szCs w:val="28"/>
        </w:rPr>
        <w:t xml:space="preserve"> information system, Lanzhou university press, 2001.70-80</w:t>
      </w:r>
    </w:p>
    <w:p w14:paraId="32E54CFE" w14:textId="77777777" w:rsidR="00280C7D" w:rsidRDefault="00280C7D" w:rsidP="00227271">
      <w:pPr>
        <w:tabs>
          <w:tab w:val="left" w:pos="5810"/>
        </w:tabs>
        <w:jc w:val="both"/>
        <w:rPr>
          <w:rFonts w:ascii="Times New Roman" w:hAnsi="Times New Roman" w:cs="Times New Roman"/>
          <w:b/>
          <w:bCs/>
          <w:sz w:val="28"/>
          <w:szCs w:val="28"/>
        </w:rPr>
      </w:pPr>
    </w:p>
    <w:p w14:paraId="26E89ABA" w14:textId="77777777" w:rsidR="00E44B43" w:rsidRPr="00E44B43" w:rsidRDefault="00E44B43" w:rsidP="00227271">
      <w:pPr>
        <w:tabs>
          <w:tab w:val="left" w:pos="5810"/>
        </w:tabs>
        <w:jc w:val="both"/>
        <w:rPr>
          <w:rFonts w:ascii="Times New Roman" w:hAnsi="Times New Roman" w:cs="Times New Roman"/>
          <w:b/>
          <w:bCs/>
          <w:sz w:val="28"/>
          <w:szCs w:val="28"/>
        </w:rPr>
      </w:pPr>
    </w:p>
    <w:sectPr w:rsidR="00E44B43" w:rsidRPr="00E44B43" w:rsidSect="003E75A6">
      <w:headerReference w:type="default" r:id="rId18"/>
      <w:footerReference w:type="default" r:id="rId19"/>
      <w:pgSz w:w="12240" w:h="15840"/>
      <w:pgMar w:top="851" w:right="1185" w:bottom="851" w:left="1440" w:header="425"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238DA" w14:textId="77777777" w:rsidR="009278C3" w:rsidRDefault="009278C3" w:rsidP="00214FF4">
      <w:pPr>
        <w:spacing w:after="0" w:line="240" w:lineRule="auto"/>
      </w:pPr>
      <w:r>
        <w:separator/>
      </w:r>
    </w:p>
  </w:endnote>
  <w:endnote w:type="continuationSeparator" w:id="0">
    <w:p w14:paraId="2FCD1497" w14:textId="77777777" w:rsidR="009278C3" w:rsidRDefault="009278C3" w:rsidP="00214FF4">
      <w:pPr>
        <w:spacing w:after="0" w:line="240" w:lineRule="auto"/>
      </w:pPr>
      <w:r>
        <w:continuationSeparator/>
      </w:r>
    </w:p>
  </w:endnote>
  <w:endnote w:type="continuationNotice" w:id="1">
    <w:p w14:paraId="2F1AD251" w14:textId="77777777" w:rsidR="00F03143" w:rsidRDefault="00F031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Adobe Gothic Std B">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317625"/>
      <w:docPartObj>
        <w:docPartGallery w:val="Page Numbers (Bottom of Page)"/>
        <w:docPartUnique/>
      </w:docPartObj>
    </w:sdtPr>
    <w:sdtEndPr>
      <w:rPr>
        <w:noProof/>
      </w:rPr>
    </w:sdtEndPr>
    <w:sdtContent>
      <w:p w14:paraId="61EC4B01" w14:textId="1B7E5109" w:rsidR="003E75A6" w:rsidRDefault="003E7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6197D0" w14:textId="4D9ED8B4" w:rsidR="003E75A6" w:rsidRDefault="003E7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05302" w14:textId="77777777" w:rsidR="009278C3" w:rsidRDefault="009278C3" w:rsidP="00214FF4">
      <w:pPr>
        <w:spacing w:after="0" w:line="240" w:lineRule="auto"/>
      </w:pPr>
      <w:r>
        <w:separator/>
      </w:r>
    </w:p>
  </w:footnote>
  <w:footnote w:type="continuationSeparator" w:id="0">
    <w:p w14:paraId="4D49A471" w14:textId="77777777" w:rsidR="009278C3" w:rsidRDefault="009278C3" w:rsidP="00214FF4">
      <w:pPr>
        <w:spacing w:after="0" w:line="240" w:lineRule="auto"/>
      </w:pPr>
      <w:r>
        <w:continuationSeparator/>
      </w:r>
    </w:p>
  </w:footnote>
  <w:footnote w:type="continuationNotice" w:id="1">
    <w:p w14:paraId="2909E1B1" w14:textId="77777777" w:rsidR="00F03143" w:rsidRDefault="00F031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F10FA" w14:textId="4B3230A7" w:rsidR="00214FF4" w:rsidRPr="00214FF4" w:rsidRDefault="00214FF4" w:rsidP="003D38BC">
    <w:r>
      <w:rPr>
        <w:b/>
      </w:rPr>
      <w:tab/>
    </w:r>
    <w:r>
      <w:rPr>
        <w:b/>
      </w:rPr>
      <w:tab/>
    </w:r>
    <w:r>
      <w:rPr>
        <w:b/>
      </w:rPr>
      <w:tab/>
    </w:r>
    <w:r>
      <w:rPr>
        <w:b/>
      </w:rPr>
      <w:tab/>
    </w:r>
    <w:r>
      <w:rPr>
        <w:b/>
      </w:rPr>
      <w:tab/>
    </w:r>
    <w:r>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162"/>
    <w:multiLevelType w:val="hybridMultilevel"/>
    <w:tmpl w:val="2D8EEE82"/>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 w15:restartNumberingAfterBreak="0">
    <w:nsid w:val="03115163"/>
    <w:multiLevelType w:val="hybridMultilevel"/>
    <w:tmpl w:val="F63AB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066046"/>
    <w:multiLevelType w:val="hybridMultilevel"/>
    <w:tmpl w:val="A058F9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115A6A"/>
    <w:multiLevelType w:val="hybridMultilevel"/>
    <w:tmpl w:val="A8FC5F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4F0716D"/>
    <w:multiLevelType w:val="hybridMultilevel"/>
    <w:tmpl w:val="59E2B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1913A4"/>
    <w:multiLevelType w:val="hybridMultilevel"/>
    <w:tmpl w:val="52481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590BD9"/>
    <w:multiLevelType w:val="hybridMultilevel"/>
    <w:tmpl w:val="79620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6255D"/>
    <w:multiLevelType w:val="hybridMultilevel"/>
    <w:tmpl w:val="55561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37168F"/>
    <w:multiLevelType w:val="hybridMultilevel"/>
    <w:tmpl w:val="4D38CD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B53DB7"/>
    <w:multiLevelType w:val="multilevel"/>
    <w:tmpl w:val="C06E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0E7940"/>
    <w:multiLevelType w:val="hybridMultilevel"/>
    <w:tmpl w:val="D9401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3F359D"/>
    <w:multiLevelType w:val="hybridMultilevel"/>
    <w:tmpl w:val="F6DA9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272058"/>
    <w:multiLevelType w:val="hybridMultilevel"/>
    <w:tmpl w:val="0E4CC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CD766A"/>
    <w:multiLevelType w:val="hybridMultilevel"/>
    <w:tmpl w:val="0628A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6868AB"/>
    <w:multiLevelType w:val="hybridMultilevel"/>
    <w:tmpl w:val="589A6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5C3B63"/>
    <w:multiLevelType w:val="hybridMultilevel"/>
    <w:tmpl w:val="0FD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41554E"/>
    <w:multiLevelType w:val="hybridMultilevel"/>
    <w:tmpl w:val="6C0A42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4C531B9"/>
    <w:multiLevelType w:val="hybridMultilevel"/>
    <w:tmpl w:val="78FA896C"/>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18" w15:restartNumberingAfterBreak="0">
    <w:nsid w:val="71A64054"/>
    <w:multiLevelType w:val="multilevel"/>
    <w:tmpl w:val="0B16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2E6A46"/>
    <w:multiLevelType w:val="hybridMultilevel"/>
    <w:tmpl w:val="249AA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F8667C"/>
    <w:multiLevelType w:val="hybridMultilevel"/>
    <w:tmpl w:val="C16CE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A0E33DF"/>
    <w:multiLevelType w:val="hybridMultilevel"/>
    <w:tmpl w:val="82068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89882181">
    <w:abstractNumId w:val="19"/>
  </w:num>
  <w:num w:numId="2" w16cid:durableId="915018950">
    <w:abstractNumId w:val="8"/>
  </w:num>
  <w:num w:numId="3" w16cid:durableId="2037542199">
    <w:abstractNumId w:val="10"/>
  </w:num>
  <w:num w:numId="4" w16cid:durableId="360715645">
    <w:abstractNumId w:val="5"/>
  </w:num>
  <w:num w:numId="5" w16cid:durableId="211306462">
    <w:abstractNumId w:val="15"/>
  </w:num>
  <w:num w:numId="6" w16cid:durableId="2038970428">
    <w:abstractNumId w:val="6"/>
  </w:num>
  <w:num w:numId="7" w16cid:durableId="1954435577">
    <w:abstractNumId w:val="0"/>
  </w:num>
  <w:num w:numId="8" w16cid:durableId="1379695855">
    <w:abstractNumId w:val="13"/>
  </w:num>
  <w:num w:numId="9" w16cid:durableId="734400557">
    <w:abstractNumId w:val="14"/>
  </w:num>
  <w:num w:numId="10" w16cid:durableId="309870262">
    <w:abstractNumId w:val="20"/>
  </w:num>
  <w:num w:numId="11" w16cid:durableId="556553204">
    <w:abstractNumId w:val="9"/>
  </w:num>
  <w:num w:numId="12" w16cid:durableId="554198939">
    <w:abstractNumId w:val="21"/>
  </w:num>
  <w:num w:numId="13" w16cid:durableId="1448815755">
    <w:abstractNumId w:val="7"/>
  </w:num>
  <w:num w:numId="14" w16cid:durableId="1672677580">
    <w:abstractNumId w:val="11"/>
  </w:num>
  <w:num w:numId="15" w16cid:durableId="570045759">
    <w:abstractNumId w:val="1"/>
  </w:num>
  <w:num w:numId="16" w16cid:durableId="1680815527">
    <w:abstractNumId w:val="18"/>
  </w:num>
  <w:num w:numId="17" w16cid:durableId="1695617133">
    <w:abstractNumId w:val="17"/>
  </w:num>
  <w:num w:numId="18" w16cid:durableId="1036541021">
    <w:abstractNumId w:val="16"/>
  </w:num>
  <w:num w:numId="19" w16cid:durableId="2134903049">
    <w:abstractNumId w:val="2"/>
  </w:num>
  <w:num w:numId="20" w16cid:durableId="2137485900">
    <w:abstractNumId w:val="4"/>
  </w:num>
  <w:num w:numId="21" w16cid:durableId="396173837">
    <w:abstractNumId w:val="3"/>
  </w:num>
  <w:num w:numId="22" w16cid:durableId="129991345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ruddhi Sasavade">
    <w15:presenceInfo w15:providerId="Windows Live" w15:userId="3f30e913f824a4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FF4"/>
    <w:rsid w:val="00002FD0"/>
    <w:rsid w:val="0000614B"/>
    <w:rsid w:val="00012287"/>
    <w:rsid w:val="0005685F"/>
    <w:rsid w:val="0008160D"/>
    <w:rsid w:val="0008327A"/>
    <w:rsid w:val="000E7F16"/>
    <w:rsid w:val="000F3079"/>
    <w:rsid w:val="001120DB"/>
    <w:rsid w:val="001133D8"/>
    <w:rsid w:val="0012140A"/>
    <w:rsid w:val="00133B17"/>
    <w:rsid w:val="00150E73"/>
    <w:rsid w:val="001530F6"/>
    <w:rsid w:val="0015437C"/>
    <w:rsid w:val="0015690B"/>
    <w:rsid w:val="001843AF"/>
    <w:rsid w:val="001941B2"/>
    <w:rsid w:val="00197420"/>
    <w:rsid w:val="001A1678"/>
    <w:rsid w:val="001A4B7A"/>
    <w:rsid w:val="001B23C2"/>
    <w:rsid w:val="001C4E3D"/>
    <w:rsid w:val="001D1273"/>
    <w:rsid w:val="001D163B"/>
    <w:rsid w:val="001D4E92"/>
    <w:rsid w:val="001D6E54"/>
    <w:rsid w:val="001E463D"/>
    <w:rsid w:val="001E6689"/>
    <w:rsid w:val="001F2AB2"/>
    <w:rsid w:val="001F6EBE"/>
    <w:rsid w:val="002047CB"/>
    <w:rsid w:val="00206816"/>
    <w:rsid w:val="00210068"/>
    <w:rsid w:val="00214FF4"/>
    <w:rsid w:val="002268BB"/>
    <w:rsid w:val="00227271"/>
    <w:rsid w:val="00230AD8"/>
    <w:rsid w:val="002312DE"/>
    <w:rsid w:val="002316AF"/>
    <w:rsid w:val="0025244E"/>
    <w:rsid w:val="00271179"/>
    <w:rsid w:val="00275638"/>
    <w:rsid w:val="00280C7D"/>
    <w:rsid w:val="002810D2"/>
    <w:rsid w:val="00294A9D"/>
    <w:rsid w:val="00296F9D"/>
    <w:rsid w:val="00297BBF"/>
    <w:rsid w:val="002B073B"/>
    <w:rsid w:val="002B30A8"/>
    <w:rsid w:val="002B6C05"/>
    <w:rsid w:val="002E21A1"/>
    <w:rsid w:val="0030030E"/>
    <w:rsid w:val="00312F56"/>
    <w:rsid w:val="00330E50"/>
    <w:rsid w:val="00335DD1"/>
    <w:rsid w:val="003551EA"/>
    <w:rsid w:val="0035742C"/>
    <w:rsid w:val="0036726C"/>
    <w:rsid w:val="003A4C50"/>
    <w:rsid w:val="003B7DE1"/>
    <w:rsid w:val="003C7C45"/>
    <w:rsid w:val="003D38BC"/>
    <w:rsid w:val="003E077C"/>
    <w:rsid w:val="003E75A6"/>
    <w:rsid w:val="003F4D04"/>
    <w:rsid w:val="003F7F3E"/>
    <w:rsid w:val="004056BB"/>
    <w:rsid w:val="00423399"/>
    <w:rsid w:val="00436B25"/>
    <w:rsid w:val="0044542E"/>
    <w:rsid w:val="00450C25"/>
    <w:rsid w:val="00456EBD"/>
    <w:rsid w:val="004621C1"/>
    <w:rsid w:val="0047256C"/>
    <w:rsid w:val="004A2260"/>
    <w:rsid w:val="004A3200"/>
    <w:rsid w:val="004A4FF9"/>
    <w:rsid w:val="004B5358"/>
    <w:rsid w:val="004F6C61"/>
    <w:rsid w:val="0052643C"/>
    <w:rsid w:val="00550396"/>
    <w:rsid w:val="00553AAD"/>
    <w:rsid w:val="00554D35"/>
    <w:rsid w:val="00557B95"/>
    <w:rsid w:val="00561984"/>
    <w:rsid w:val="00593945"/>
    <w:rsid w:val="00593BC3"/>
    <w:rsid w:val="005A0B07"/>
    <w:rsid w:val="005B4B39"/>
    <w:rsid w:val="005D22BA"/>
    <w:rsid w:val="005E241D"/>
    <w:rsid w:val="005F7D3B"/>
    <w:rsid w:val="00601704"/>
    <w:rsid w:val="00606862"/>
    <w:rsid w:val="00606B81"/>
    <w:rsid w:val="00612C39"/>
    <w:rsid w:val="006249EB"/>
    <w:rsid w:val="0062658A"/>
    <w:rsid w:val="00627D76"/>
    <w:rsid w:val="006327DD"/>
    <w:rsid w:val="0064787F"/>
    <w:rsid w:val="00653F15"/>
    <w:rsid w:val="00664F8B"/>
    <w:rsid w:val="00671CEE"/>
    <w:rsid w:val="00675AD9"/>
    <w:rsid w:val="00677101"/>
    <w:rsid w:val="00685DC4"/>
    <w:rsid w:val="00697746"/>
    <w:rsid w:val="006A06E1"/>
    <w:rsid w:val="006A2CC8"/>
    <w:rsid w:val="006B31BB"/>
    <w:rsid w:val="006C0C87"/>
    <w:rsid w:val="006D26CE"/>
    <w:rsid w:val="006E7D59"/>
    <w:rsid w:val="00714867"/>
    <w:rsid w:val="007222BE"/>
    <w:rsid w:val="00732790"/>
    <w:rsid w:val="00735BE9"/>
    <w:rsid w:val="007A74AA"/>
    <w:rsid w:val="007B70FE"/>
    <w:rsid w:val="007D09C9"/>
    <w:rsid w:val="007D0CF6"/>
    <w:rsid w:val="007D7636"/>
    <w:rsid w:val="0082499E"/>
    <w:rsid w:val="008633EB"/>
    <w:rsid w:val="00881C86"/>
    <w:rsid w:val="00883043"/>
    <w:rsid w:val="00884AE6"/>
    <w:rsid w:val="00894E65"/>
    <w:rsid w:val="00895488"/>
    <w:rsid w:val="008A052B"/>
    <w:rsid w:val="008A2ACA"/>
    <w:rsid w:val="008A3094"/>
    <w:rsid w:val="008B2AD1"/>
    <w:rsid w:val="008B7BF4"/>
    <w:rsid w:val="008D1C38"/>
    <w:rsid w:val="008F3FBA"/>
    <w:rsid w:val="009124BC"/>
    <w:rsid w:val="00913B92"/>
    <w:rsid w:val="00913F93"/>
    <w:rsid w:val="009270AB"/>
    <w:rsid w:val="009278C3"/>
    <w:rsid w:val="00931006"/>
    <w:rsid w:val="00943F50"/>
    <w:rsid w:val="00972BE0"/>
    <w:rsid w:val="00975BD0"/>
    <w:rsid w:val="00983899"/>
    <w:rsid w:val="00986C0F"/>
    <w:rsid w:val="00997FD7"/>
    <w:rsid w:val="009B69C4"/>
    <w:rsid w:val="009D3001"/>
    <w:rsid w:val="009D7DC6"/>
    <w:rsid w:val="009E34D9"/>
    <w:rsid w:val="009F3B05"/>
    <w:rsid w:val="009F45E7"/>
    <w:rsid w:val="00A177D4"/>
    <w:rsid w:val="00A26D40"/>
    <w:rsid w:val="00A3326F"/>
    <w:rsid w:val="00A546D0"/>
    <w:rsid w:val="00A75091"/>
    <w:rsid w:val="00A90DF3"/>
    <w:rsid w:val="00A931E3"/>
    <w:rsid w:val="00AA0EEF"/>
    <w:rsid w:val="00AC5CDB"/>
    <w:rsid w:val="00AD0118"/>
    <w:rsid w:val="00AD0AF4"/>
    <w:rsid w:val="00AE01BE"/>
    <w:rsid w:val="00AF1463"/>
    <w:rsid w:val="00AF17A0"/>
    <w:rsid w:val="00AF23BD"/>
    <w:rsid w:val="00AF6164"/>
    <w:rsid w:val="00B0102D"/>
    <w:rsid w:val="00B077BC"/>
    <w:rsid w:val="00B26DF8"/>
    <w:rsid w:val="00B30664"/>
    <w:rsid w:val="00B42E9A"/>
    <w:rsid w:val="00B56DD1"/>
    <w:rsid w:val="00B63449"/>
    <w:rsid w:val="00B77C62"/>
    <w:rsid w:val="00B8386F"/>
    <w:rsid w:val="00B855AD"/>
    <w:rsid w:val="00B96FC1"/>
    <w:rsid w:val="00BA2689"/>
    <w:rsid w:val="00BC297A"/>
    <w:rsid w:val="00C0252A"/>
    <w:rsid w:val="00C24BF5"/>
    <w:rsid w:val="00C45253"/>
    <w:rsid w:val="00C51932"/>
    <w:rsid w:val="00C54510"/>
    <w:rsid w:val="00C573AD"/>
    <w:rsid w:val="00C64730"/>
    <w:rsid w:val="00C840A5"/>
    <w:rsid w:val="00C878CD"/>
    <w:rsid w:val="00CB0B56"/>
    <w:rsid w:val="00CF0922"/>
    <w:rsid w:val="00D27B6F"/>
    <w:rsid w:val="00D37E4E"/>
    <w:rsid w:val="00D51A59"/>
    <w:rsid w:val="00D57B97"/>
    <w:rsid w:val="00D63E3B"/>
    <w:rsid w:val="00D854DA"/>
    <w:rsid w:val="00DA2EA9"/>
    <w:rsid w:val="00DA43E2"/>
    <w:rsid w:val="00DB6FA4"/>
    <w:rsid w:val="00DC0B4A"/>
    <w:rsid w:val="00E25010"/>
    <w:rsid w:val="00E379B8"/>
    <w:rsid w:val="00E44B43"/>
    <w:rsid w:val="00E553DE"/>
    <w:rsid w:val="00E730E2"/>
    <w:rsid w:val="00E744CD"/>
    <w:rsid w:val="00E76196"/>
    <w:rsid w:val="00E80BF1"/>
    <w:rsid w:val="00EB0509"/>
    <w:rsid w:val="00EC7BE2"/>
    <w:rsid w:val="00ED28E9"/>
    <w:rsid w:val="00ED3C8D"/>
    <w:rsid w:val="00ED64C6"/>
    <w:rsid w:val="00EE1AE9"/>
    <w:rsid w:val="00EF07B0"/>
    <w:rsid w:val="00EF5ABC"/>
    <w:rsid w:val="00EF649C"/>
    <w:rsid w:val="00F03143"/>
    <w:rsid w:val="00F1417D"/>
    <w:rsid w:val="00F22D9E"/>
    <w:rsid w:val="00F4102E"/>
    <w:rsid w:val="00F4426E"/>
    <w:rsid w:val="00F50174"/>
    <w:rsid w:val="00F53FA6"/>
    <w:rsid w:val="00F737DD"/>
    <w:rsid w:val="00F759C5"/>
    <w:rsid w:val="00F8704B"/>
    <w:rsid w:val="00F93CFB"/>
    <w:rsid w:val="00FC59D3"/>
    <w:rsid w:val="00FD0174"/>
    <w:rsid w:val="00FD39BA"/>
    <w:rsid w:val="00FE02C2"/>
    <w:rsid w:val="00FE11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B05984"/>
  <w15:docId w15:val="{5003D136-E265-4E69-BD5B-9B7B19BBC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0AB"/>
  </w:style>
  <w:style w:type="paragraph" w:styleId="Heading1">
    <w:name w:val="heading 1"/>
    <w:basedOn w:val="Normal"/>
    <w:link w:val="Heading1Char"/>
    <w:uiPriority w:val="9"/>
    <w:qFormat/>
    <w:rsid w:val="00AF146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96F9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4102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931E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F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FF4"/>
  </w:style>
  <w:style w:type="paragraph" w:styleId="Footer">
    <w:name w:val="footer"/>
    <w:basedOn w:val="Normal"/>
    <w:link w:val="FooterChar"/>
    <w:uiPriority w:val="99"/>
    <w:unhideWhenUsed/>
    <w:rsid w:val="00214F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FF4"/>
  </w:style>
  <w:style w:type="character" w:customStyle="1" w:styleId="Heading1Char">
    <w:name w:val="Heading 1 Char"/>
    <w:basedOn w:val="DefaultParagraphFont"/>
    <w:link w:val="Heading1"/>
    <w:uiPriority w:val="9"/>
    <w:rsid w:val="00AF146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8633EB"/>
    <w:pPr>
      <w:ind w:left="720"/>
      <w:contextualSpacing/>
    </w:pPr>
  </w:style>
  <w:style w:type="paragraph" w:customStyle="1" w:styleId="Normal1">
    <w:name w:val="Normal1"/>
    <w:rsid w:val="003D38BC"/>
    <w:pPr>
      <w:spacing w:after="0"/>
    </w:pPr>
    <w:rPr>
      <w:rFonts w:ascii="Arial" w:eastAsia="Arial" w:hAnsi="Arial" w:cs="Arial"/>
      <w:lang w:bidi="mr-IN"/>
    </w:rPr>
  </w:style>
  <w:style w:type="table" w:styleId="TableGrid">
    <w:name w:val="Table Grid"/>
    <w:basedOn w:val="TableNormal"/>
    <w:uiPriority w:val="59"/>
    <w:unhideWhenUsed/>
    <w:rsid w:val="001D6E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D26CE"/>
    <w:pPr>
      <w:autoSpaceDE w:val="0"/>
      <w:autoSpaceDN w:val="0"/>
      <w:adjustRightInd w:val="0"/>
      <w:spacing w:after="0" w:line="240" w:lineRule="auto"/>
    </w:pPr>
    <w:rPr>
      <w:rFonts w:ascii="Century" w:eastAsiaTheme="minorHAnsi" w:hAnsi="Century" w:cs="Century"/>
      <w:color w:val="000000"/>
      <w:sz w:val="24"/>
      <w:szCs w:val="24"/>
    </w:rPr>
  </w:style>
  <w:style w:type="character" w:customStyle="1" w:styleId="Heading2Char">
    <w:name w:val="Heading 2 Char"/>
    <w:basedOn w:val="DefaultParagraphFont"/>
    <w:link w:val="Heading2"/>
    <w:uiPriority w:val="9"/>
    <w:semiHidden/>
    <w:rsid w:val="00296F9D"/>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4621C1"/>
    <w:rPr>
      <w:b/>
      <w:bCs/>
    </w:rPr>
  </w:style>
  <w:style w:type="character" w:customStyle="1" w:styleId="a">
    <w:name w:val="_"/>
    <w:basedOn w:val="DefaultParagraphFont"/>
    <w:rsid w:val="001C4E3D"/>
  </w:style>
  <w:style w:type="character" w:customStyle="1" w:styleId="ffa">
    <w:name w:val="ffa"/>
    <w:basedOn w:val="DefaultParagraphFont"/>
    <w:rsid w:val="001C4E3D"/>
  </w:style>
  <w:style w:type="character" w:customStyle="1" w:styleId="ff9">
    <w:name w:val="ff9"/>
    <w:basedOn w:val="DefaultParagraphFont"/>
    <w:rsid w:val="001C4E3D"/>
  </w:style>
  <w:style w:type="paragraph" w:styleId="NormalWeb">
    <w:name w:val="Normal (Web)"/>
    <w:basedOn w:val="Normal"/>
    <w:uiPriority w:val="99"/>
    <w:unhideWhenUsed/>
    <w:rsid w:val="00F4102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F4102E"/>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semiHidden/>
    <w:unhideWhenUsed/>
    <w:rsid w:val="00F4102E"/>
    <w:rPr>
      <w:color w:val="0000FF"/>
      <w:u w:val="single"/>
    </w:rPr>
  </w:style>
  <w:style w:type="character" w:styleId="Emphasis">
    <w:name w:val="Emphasis"/>
    <w:basedOn w:val="DefaultParagraphFont"/>
    <w:uiPriority w:val="20"/>
    <w:qFormat/>
    <w:rsid w:val="00F50174"/>
    <w:rPr>
      <w:i/>
      <w:iCs/>
    </w:rPr>
  </w:style>
  <w:style w:type="character" w:customStyle="1" w:styleId="Heading4Char">
    <w:name w:val="Heading 4 Char"/>
    <w:basedOn w:val="DefaultParagraphFont"/>
    <w:link w:val="Heading4"/>
    <w:uiPriority w:val="9"/>
    <w:semiHidden/>
    <w:rsid w:val="00A931E3"/>
    <w:rPr>
      <w:rFonts w:asciiTheme="majorHAnsi" w:eastAsiaTheme="majorEastAsia" w:hAnsiTheme="majorHAnsi" w:cstheme="majorBidi"/>
      <w:i/>
      <w:iCs/>
      <w:color w:val="365F91" w:themeColor="accent1" w:themeShade="BF"/>
    </w:rPr>
  </w:style>
  <w:style w:type="paragraph" w:customStyle="1" w:styleId="listanswer">
    <w:name w:val="list_answer"/>
    <w:basedOn w:val="Normal"/>
    <w:rsid w:val="00A931E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7642">
      <w:bodyDiv w:val="1"/>
      <w:marLeft w:val="0"/>
      <w:marRight w:val="0"/>
      <w:marTop w:val="0"/>
      <w:marBottom w:val="0"/>
      <w:divBdr>
        <w:top w:val="none" w:sz="0" w:space="0" w:color="auto"/>
        <w:left w:val="none" w:sz="0" w:space="0" w:color="auto"/>
        <w:bottom w:val="none" w:sz="0" w:space="0" w:color="auto"/>
        <w:right w:val="none" w:sz="0" w:space="0" w:color="auto"/>
      </w:divBdr>
    </w:div>
    <w:div w:id="35352276">
      <w:bodyDiv w:val="1"/>
      <w:marLeft w:val="0"/>
      <w:marRight w:val="0"/>
      <w:marTop w:val="0"/>
      <w:marBottom w:val="0"/>
      <w:divBdr>
        <w:top w:val="none" w:sz="0" w:space="0" w:color="auto"/>
        <w:left w:val="none" w:sz="0" w:space="0" w:color="auto"/>
        <w:bottom w:val="none" w:sz="0" w:space="0" w:color="auto"/>
        <w:right w:val="none" w:sz="0" w:space="0" w:color="auto"/>
      </w:divBdr>
    </w:div>
    <w:div w:id="338042218">
      <w:bodyDiv w:val="1"/>
      <w:marLeft w:val="0"/>
      <w:marRight w:val="0"/>
      <w:marTop w:val="0"/>
      <w:marBottom w:val="0"/>
      <w:divBdr>
        <w:top w:val="none" w:sz="0" w:space="0" w:color="auto"/>
        <w:left w:val="none" w:sz="0" w:space="0" w:color="auto"/>
        <w:bottom w:val="none" w:sz="0" w:space="0" w:color="auto"/>
        <w:right w:val="none" w:sz="0" w:space="0" w:color="auto"/>
      </w:divBdr>
      <w:divsChild>
        <w:div w:id="312175901">
          <w:marLeft w:val="0"/>
          <w:marRight w:val="0"/>
          <w:marTop w:val="0"/>
          <w:marBottom w:val="0"/>
          <w:divBdr>
            <w:top w:val="none" w:sz="0" w:space="0" w:color="auto"/>
            <w:left w:val="none" w:sz="0" w:space="0" w:color="auto"/>
            <w:bottom w:val="none" w:sz="0" w:space="0" w:color="auto"/>
            <w:right w:val="none" w:sz="0" w:space="0" w:color="auto"/>
          </w:divBdr>
        </w:div>
        <w:div w:id="500587474">
          <w:marLeft w:val="0"/>
          <w:marRight w:val="0"/>
          <w:marTop w:val="0"/>
          <w:marBottom w:val="0"/>
          <w:divBdr>
            <w:top w:val="none" w:sz="0" w:space="0" w:color="auto"/>
            <w:left w:val="none" w:sz="0" w:space="0" w:color="auto"/>
            <w:bottom w:val="none" w:sz="0" w:space="0" w:color="auto"/>
            <w:right w:val="none" w:sz="0" w:space="0" w:color="auto"/>
          </w:divBdr>
        </w:div>
        <w:div w:id="522288403">
          <w:marLeft w:val="0"/>
          <w:marRight w:val="0"/>
          <w:marTop w:val="0"/>
          <w:marBottom w:val="0"/>
          <w:divBdr>
            <w:top w:val="none" w:sz="0" w:space="0" w:color="auto"/>
            <w:left w:val="none" w:sz="0" w:space="0" w:color="auto"/>
            <w:bottom w:val="none" w:sz="0" w:space="0" w:color="auto"/>
            <w:right w:val="none" w:sz="0" w:space="0" w:color="auto"/>
          </w:divBdr>
        </w:div>
        <w:div w:id="664868957">
          <w:marLeft w:val="0"/>
          <w:marRight w:val="0"/>
          <w:marTop w:val="0"/>
          <w:marBottom w:val="0"/>
          <w:divBdr>
            <w:top w:val="none" w:sz="0" w:space="0" w:color="auto"/>
            <w:left w:val="none" w:sz="0" w:space="0" w:color="auto"/>
            <w:bottom w:val="none" w:sz="0" w:space="0" w:color="auto"/>
            <w:right w:val="none" w:sz="0" w:space="0" w:color="auto"/>
          </w:divBdr>
        </w:div>
        <w:div w:id="762068388">
          <w:marLeft w:val="0"/>
          <w:marRight w:val="0"/>
          <w:marTop w:val="0"/>
          <w:marBottom w:val="0"/>
          <w:divBdr>
            <w:top w:val="none" w:sz="0" w:space="0" w:color="auto"/>
            <w:left w:val="none" w:sz="0" w:space="0" w:color="auto"/>
            <w:bottom w:val="none" w:sz="0" w:space="0" w:color="auto"/>
            <w:right w:val="none" w:sz="0" w:space="0" w:color="auto"/>
          </w:divBdr>
        </w:div>
        <w:div w:id="918825883">
          <w:marLeft w:val="0"/>
          <w:marRight w:val="0"/>
          <w:marTop w:val="0"/>
          <w:marBottom w:val="0"/>
          <w:divBdr>
            <w:top w:val="none" w:sz="0" w:space="0" w:color="auto"/>
            <w:left w:val="none" w:sz="0" w:space="0" w:color="auto"/>
            <w:bottom w:val="none" w:sz="0" w:space="0" w:color="auto"/>
            <w:right w:val="none" w:sz="0" w:space="0" w:color="auto"/>
          </w:divBdr>
        </w:div>
        <w:div w:id="1036127252">
          <w:marLeft w:val="0"/>
          <w:marRight w:val="0"/>
          <w:marTop w:val="0"/>
          <w:marBottom w:val="0"/>
          <w:divBdr>
            <w:top w:val="none" w:sz="0" w:space="0" w:color="auto"/>
            <w:left w:val="none" w:sz="0" w:space="0" w:color="auto"/>
            <w:bottom w:val="none" w:sz="0" w:space="0" w:color="auto"/>
            <w:right w:val="none" w:sz="0" w:space="0" w:color="auto"/>
          </w:divBdr>
        </w:div>
        <w:div w:id="1228805265">
          <w:marLeft w:val="0"/>
          <w:marRight w:val="0"/>
          <w:marTop w:val="0"/>
          <w:marBottom w:val="0"/>
          <w:divBdr>
            <w:top w:val="none" w:sz="0" w:space="0" w:color="auto"/>
            <w:left w:val="none" w:sz="0" w:space="0" w:color="auto"/>
            <w:bottom w:val="none" w:sz="0" w:space="0" w:color="auto"/>
            <w:right w:val="none" w:sz="0" w:space="0" w:color="auto"/>
          </w:divBdr>
        </w:div>
        <w:div w:id="1289625571">
          <w:marLeft w:val="0"/>
          <w:marRight w:val="0"/>
          <w:marTop w:val="0"/>
          <w:marBottom w:val="0"/>
          <w:divBdr>
            <w:top w:val="none" w:sz="0" w:space="0" w:color="auto"/>
            <w:left w:val="none" w:sz="0" w:space="0" w:color="auto"/>
            <w:bottom w:val="none" w:sz="0" w:space="0" w:color="auto"/>
            <w:right w:val="none" w:sz="0" w:space="0" w:color="auto"/>
          </w:divBdr>
        </w:div>
        <w:div w:id="1408965014">
          <w:marLeft w:val="0"/>
          <w:marRight w:val="0"/>
          <w:marTop w:val="0"/>
          <w:marBottom w:val="0"/>
          <w:divBdr>
            <w:top w:val="none" w:sz="0" w:space="0" w:color="auto"/>
            <w:left w:val="none" w:sz="0" w:space="0" w:color="auto"/>
            <w:bottom w:val="none" w:sz="0" w:space="0" w:color="auto"/>
            <w:right w:val="none" w:sz="0" w:space="0" w:color="auto"/>
          </w:divBdr>
        </w:div>
        <w:div w:id="1583442157">
          <w:marLeft w:val="0"/>
          <w:marRight w:val="0"/>
          <w:marTop w:val="0"/>
          <w:marBottom w:val="0"/>
          <w:divBdr>
            <w:top w:val="none" w:sz="0" w:space="0" w:color="auto"/>
            <w:left w:val="none" w:sz="0" w:space="0" w:color="auto"/>
            <w:bottom w:val="none" w:sz="0" w:space="0" w:color="auto"/>
            <w:right w:val="none" w:sz="0" w:space="0" w:color="auto"/>
          </w:divBdr>
        </w:div>
        <w:div w:id="1808473182">
          <w:marLeft w:val="0"/>
          <w:marRight w:val="0"/>
          <w:marTop w:val="0"/>
          <w:marBottom w:val="0"/>
          <w:divBdr>
            <w:top w:val="none" w:sz="0" w:space="0" w:color="auto"/>
            <w:left w:val="none" w:sz="0" w:space="0" w:color="auto"/>
            <w:bottom w:val="none" w:sz="0" w:space="0" w:color="auto"/>
            <w:right w:val="none" w:sz="0" w:space="0" w:color="auto"/>
          </w:divBdr>
        </w:div>
        <w:div w:id="1822430326">
          <w:marLeft w:val="0"/>
          <w:marRight w:val="0"/>
          <w:marTop w:val="0"/>
          <w:marBottom w:val="0"/>
          <w:divBdr>
            <w:top w:val="none" w:sz="0" w:space="0" w:color="auto"/>
            <w:left w:val="none" w:sz="0" w:space="0" w:color="auto"/>
            <w:bottom w:val="none" w:sz="0" w:space="0" w:color="auto"/>
            <w:right w:val="none" w:sz="0" w:space="0" w:color="auto"/>
          </w:divBdr>
        </w:div>
        <w:div w:id="1917594194">
          <w:marLeft w:val="0"/>
          <w:marRight w:val="0"/>
          <w:marTop w:val="0"/>
          <w:marBottom w:val="0"/>
          <w:divBdr>
            <w:top w:val="none" w:sz="0" w:space="0" w:color="auto"/>
            <w:left w:val="none" w:sz="0" w:space="0" w:color="auto"/>
            <w:bottom w:val="none" w:sz="0" w:space="0" w:color="auto"/>
            <w:right w:val="none" w:sz="0" w:space="0" w:color="auto"/>
          </w:divBdr>
        </w:div>
        <w:div w:id="1960331537">
          <w:marLeft w:val="0"/>
          <w:marRight w:val="0"/>
          <w:marTop w:val="0"/>
          <w:marBottom w:val="0"/>
          <w:divBdr>
            <w:top w:val="none" w:sz="0" w:space="0" w:color="auto"/>
            <w:left w:val="none" w:sz="0" w:space="0" w:color="auto"/>
            <w:bottom w:val="none" w:sz="0" w:space="0" w:color="auto"/>
            <w:right w:val="none" w:sz="0" w:space="0" w:color="auto"/>
          </w:divBdr>
        </w:div>
      </w:divsChild>
    </w:div>
    <w:div w:id="554317173">
      <w:bodyDiv w:val="1"/>
      <w:marLeft w:val="0"/>
      <w:marRight w:val="0"/>
      <w:marTop w:val="0"/>
      <w:marBottom w:val="0"/>
      <w:divBdr>
        <w:top w:val="none" w:sz="0" w:space="0" w:color="auto"/>
        <w:left w:val="none" w:sz="0" w:space="0" w:color="auto"/>
        <w:bottom w:val="none" w:sz="0" w:space="0" w:color="auto"/>
        <w:right w:val="none" w:sz="0" w:space="0" w:color="auto"/>
      </w:divBdr>
    </w:div>
    <w:div w:id="732846925">
      <w:bodyDiv w:val="1"/>
      <w:marLeft w:val="0"/>
      <w:marRight w:val="0"/>
      <w:marTop w:val="0"/>
      <w:marBottom w:val="0"/>
      <w:divBdr>
        <w:top w:val="none" w:sz="0" w:space="0" w:color="auto"/>
        <w:left w:val="none" w:sz="0" w:space="0" w:color="auto"/>
        <w:bottom w:val="none" w:sz="0" w:space="0" w:color="auto"/>
        <w:right w:val="none" w:sz="0" w:space="0" w:color="auto"/>
      </w:divBdr>
    </w:div>
    <w:div w:id="745419808">
      <w:bodyDiv w:val="1"/>
      <w:marLeft w:val="0"/>
      <w:marRight w:val="0"/>
      <w:marTop w:val="0"/>
      <w:marBottom w:val="0"/>
      <w:divBdr>
        <w:top w:val="none" w:sz="0" w:space="0" w:color="auto"/>
        <w:left w:val="none" w:sz="0" w:space="0" w:color="auto"/>
        <w:bottom w:val="none" w:sz="0" w:space="0" w:color="auto"/>
        <w:right w:val="none" w:sz="0" w:space="0" w:color="auto"/>
      </w:divBdr>
    </w:div>
    <w:div w:id="775831872">
      <w:bodyDiv w:val="1"/>
      <w:marLeft w:val="0"/>
      <w:marRight w:val="0"/>
      <w:marTop w:val="0"/>
      <w:marBottom w:val="0"/>
      <w:divBdr>
        <w:top w:val="none" w:sz="0" w:space="0" w:color="auto"/>
        <w:left w:val="none" w:sz="0" w:space="0" w:color="auto"/>
        <w:bottom w:val="none" w:sz="0" w:space="0" w:color="auto"/>
        <w:right w:val="none" w:sz="0" w:space="0" w:color="auto"/>
      </w:divBdr>
      <w:divsChild>
        <w:div w:id="130173235">
          <w:marLeft w:val="0"/>
          <w:marRight w:val="0"/>
          <w:marTop w:val="0"/>
          <w:marBottom w:val="0"/>
          <w:divBdr>
            <w:top w:val="none" w:sz="0" w:space="8" w:color="BCE8F1"/>
            <w:left w:val="none" w:sz="0" w:space="8" w:color="BCE8F1"/>
            <w:bottom w:val="none" w:sz="0" w:space="0" w:color="BCE8F1"/>
            <w:right w:val="none" w:sz="0" w:space="8" w:color="BCE8F1"/>
          </w:divBdr>
          <w:divsChild>
            <w:div w:id="1481733162">
              <w:marLeft w:val="0"/>
              <w:marRight w:val="0"/>
              <w:marTop w:val="0"/>
              <w:marBottom w:val="0"/>
              <w:divBdr>
                <w:top w:val="none" w:sz="0" w:space="0" w:color="auto"/>
                <w:left w:val="none" w:sz="0" w:space="0" w:color="auto"/>
                <w:bottom w:val="none" w:sz="0" w:space="0" w:color="auto"/>
                <w:right w:val="none" w:sz="0" w:space="0" w:color="auto"/>
              </w:divBdr>
            </w:div>
          </w:divsChild>
        </w:div>
        <w:div w:id="295526975">
          <w:marLeft w:val="0"/>
          <w:marRight w:val="0"/>
          <w:marTop w:val="0"/>
          <w:marBottom w:val="0"/>
          <w:divBdr>
            <w:top w:val="none" w:sz="0" w:space="0" w:color="auto"/>
            <w:left w:val="none" w:sz="0" w:space="0" w:color="auto"/>
            <w:bottom w:val="none" w:sz="0" w:space="0" w:color="auto"/>
            <w:right w:val="none" w:sz="0" w:space="0" w:color="auto"/>
          </w:divBdr>
          <w:divsChild>
            <w:div w:id="949777524">
              <w:marLeft w:val="0"/>
              <w:marRight w:val="0"/>
              <w:marTop w:val="0"/>
              <w:marBottom w:val="0"/>
              <w:divBdr>
                <w:top w:val="none" w:sz="0" w:space="0" w:color="auto"/>
                <w:left w:val="none" w:sz="0" w:space="0" w:color="auto"/>
                <w:bottom w:val="none" w:sz="0" w:space="0" w:color="auto"/>
                <w:right w:val="none" w:sz="0" w:space="0" w:color="auto"/>
              </w:divBdr>
            </w:div>
            <w:div w:id="856040172">
              <w:marLeft w:val="0"/>
              <w:marRight w:val="0"/>
              <w:marTop w:val="0"/>
              <w:marBottom w:val="0"/>
              <w:divBdr>
                <w:top w:val="none" w:sz="0" w:space="0" w:color="auto"/>
                <w:left w:val="none" w:sz="0" w:space="0" w:color="auto"/>
                <w:bottom w:val="none" w:sz="0" w:space="0" w:color="auto"/>
                <w:right w:val="none" w:sz="0" w:space="0" w:color="auto"/>
              </w:divBdr>
            </w:div>
            <w:div w:id="1304575499">
              <w:marLeft w:val="0"/>
              <w:marRight w:val="0"/>
              <w:marTop w:val="0"/>
              <w:marBottom w:val="0"/>
              <w:divBdr>
                <w:top w:val="none" w:sz="0" w:space="0" w:color="auto"/>
                <w:left w:val="none" w:sz="0" w:space="0" w:color="auto"/>
                <w:bottom w:val="none" w:sz="0" w:space="0" w:color="auto"/>
                <w:right w:val="none" w:sz="0" w:space="0" w:color="auto"/>
              </w:divBdr>
            </w:div>
            <w:div w:id="1215004197">
              <w:marLeft w:val="0"/>
              <w:marRight w:val="0"/>
              <w:marTop w:val="0"/>
              <w:marBottom w:val="0"/>
              <w:divBdr>
                <w:top w:val="none" w:sz="0" w:space="0" w:color="auto"/>
                <w:left w:val="none" w:sz="0" w:space="0" w:color="auto"/>
                <w:bottom w:val="none" w:sz="0" w:space="0" w:color="auto"/>
                <w:right w:val="none" w:sz="0" w:space="0" w:color="auto"/>
              </w:divBdr>
            </w:div>
            <w:div w:id="2080058383">
              <w:marLeft w:val="0"/>
              <w:marRight w:val="0"/>
              <w:marTop w:val="0"/>
              <w:marBottom w:val="0"/>
              <w:divBdr>
                <w:top w:val="none" w:sz="0" w:space="0" w:color="auto"/>
                <w:left w:val="none" w:sz="0" w:space="0" w:color="auto"/>
                <w:bottom w:val="none" w:sz="0" w:space="0" w:color="auto"/>
                <w:right w:val="none" w:sz="0" w:space="0" w:color="auto"/>
              </w:divBdr>
            </w:div>
            <w:div w:id="1174809194">
              <w:marLeft w:val="0"/>
              <w:marRight w:val="0"/>
              <w:marTop w:val="0"/>
              <w:marBottom w:val="0"/>
              <w:divBdr>
                <w:top w:val="none" w:sz="0" w:space="0" w:color="auto"/>
                <w:left w:val="none" w:sz="0" w:space="0" w:color="auto"/>
                <w:bottom w:val="none" w:sz="0" w:space="0" w:color="auto"/>
                <w:right w:val="none" w:sz="0" w:space="0" w:color="auto"/>
              </w:divBdr>
            </w:div>
            <w:div w:id="1193960635">
              <w:marLeft w:val="0"/>
              <w:marRight w:val="0"/>
              <w:marTop w:val="0"/>
              <w:marBottom w:val="0"/>
              <w:divBdr>
                <w:top w:val="none" w:sz="0" w:space="0" w:color="auto"/>
                <w:left w:val="none" w:sz="0" w:space="0" w:color="auto"/>
                <w:bottom w:val="none" w:sz="0" w:space="0" w:color="auto"/>
                <w:right w:val="none" w:sz="0" w:space="0" w:color="auto"/>
              </w:divBdr>
            </w:div>
            <w:div w:id="16039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1288">
      <w:bodyDiv w:val="1"/>
      <w:marLeft w:val="0"/>
      <w:marRight w:val="0"/>
      <w:marTop w:val="0"/>
      <w:marBottom w:val="0"/>
      <w:divBdr>
        <w:top w:val="none" w:sz="0" w:space="0" w:color="auto"/>
        <w:left w:val="none" w:sz="0" w:space="0" w:color="auto"/>
        <w:bottom w:val="none" w:sz="0" w:space="0" w:color="auto"/>
        <w:right w:val="none" w:sz="0" w:space="0" w:color="auto"/>
      </w:divBdr>
      <w:divsChild>
        <w:div w:id="18088254">
          <w:marLeft w:val="0"/>
          <w:marRight w:val="0"/>
          <w:marTop w:val="0"/>
          <w:marBottom w:val="0"/>
          <w:divBdr>
            <w:top w:val="none" w:sz="0" w:space="0" w:color="auto"/>
            <w:left w:val="none" w:sz="0" w:space="0" w:color="auto"/>
            <w:bottom w:val="none" w:sz="0" w:space="0" w:color="auto"/>
            <w:right w:val="none" w:sz="0" w:space="0" w:color="auto"/>
          </w:divBdr>
        </w:div>
        <w:div w:id="168444860">
          <w:marLeft w:val="0"/>
          <w:marRight w:val="0"/>
          <w:marTop w:val="0"/>
          <w:marBottom w:val="0"/>
          <w:divBdr>
            <w:top w:val="none" w:sz="0" w:space="0" w:color="auto"/>
            <w:left w:val="none" w:sz="0" w:space="0" w:color="auto"/>
            <w:bottom w:val="none" w:sz="0" w:space="0" w:color="auto"/>
            <w:right w:val="none" w:sz="0" w:space="0" w:color="auto"/>
          </w:divBdr>
        </w:div>
        <w:div w:id="272903427">
          <w:marLeft w:val="0"/>
          <w:marRight w:val="0"/>
          <w:marTop w:val="0"/>
          <w:marBottom w:val="0"/>
          <w:divBdr>
            <w:top w:val="none" w:sz="0" w:space="0" w:color="auto"/>
            <w:left w:val="none" w:sz="0" w:space="0" w:color="auto"/>
            <w:bottom w:val="none" w:sz="0" w:space="0" w:color="auto"/>
            <w:right w:val="none" w:sz="0" w:space="0" w:color="auto"/>
          </w:divBdr>
        </w:div>
        <w:div w:id="289750039">
          <w:marLeft w:val="0"/>
          <w:marRight w:val="0"/>
          <w:marTop w:val="0"/>
          <w:marBottom w:val="0"/>
          <w:divBdr>
            <w:top w:val="none" w:sz="0" w:space="0" w:color="auto"/>
            <w:left w:val="none" w:sz="0" w:space="0" w:color="auto"/>
            <w:bottom w:val="none" w:sz="0" w:space="0" w:color="auto"/>
            <w:right w:val="none" w:sz="0" w:space="0" w:color="auto"/>
          </w:divBdr>
        </w:div>
        <w:div w:id="537207993">
          <w:marLeft w:val="0"/>
          <w:marRight w:val="0"/>
          <w:marTop w:val="0"/>
          <w:marBottom w:val="0"/>
          <w:divBdr>
            <w:top w:val="none" w:sz="0" w:space="0" w:color="auto"/>
            <w:left w:val="none" w:sz="0" w:space="0" w:color="auto"/>
            <w:bottom w:val="none" w:sz="0" w:space="0" w:color="auto"/>
            <w:right w:val="none" w:sz="0" w:space="0" w:color="auto"/>
          </w:divBdr>
        </w:div>
        <w:div w:id="674068060">
          <w:marLeft w:val="0"/>
          <w:marRight w:val="0"/>
          <w:marTop w:val="0"/>
          <w:marBottom w:val="0"/>
          <w:divBdr>
            <w:top w:val="none" w:sz="0" w:space="0" w:color="auto"/>
            <w:left w:val="none" w:sz="0" w:space="0" w:color="auto"/>
            <w:bottom w:val="none" w:sz="0" w:space="0" w:color="auto"/>
            <w:right w:val="none" w:sz="0" w:space="0" w:color="auto"/>
          </w:divBdr>
        </w:div>
        <w:div w:id="820117912">
          <w:marLeft w:val="0"/>
          <w:marRight w:val="0"/>
          <w:marTop w:val="0"/>
          <w:marBottom w:val="0"/>
          <w:divBdr>
            <w:top w:val="none" w:sz="0" w:space="0" w:color="auto"/>
            <w:left w:val="none" w:sz="0" w:space="0" w:color="auto"/>
            <w:bottom w:val="none" w:sz="0" w:space="0" w:color="auto"/>
            <w:right w:val="none" w:sz="0" w:space="0" w:color="auto"/>
          </w:divBdr>
        </w:div>
        <w:div w:id="1189876890">
          <w:marLeft w:val="0"/>
          <w:marRight w:val="0"/>
          <w:marTop w:val="0"/>
          <w:marBottom w:val="0"/>
          <w:divBdr>
            <w:top w:val="none" w:sz="0" w:space="0" w:color="auto"/>
            <w:left w:val="none" w:sz="0" w:space="0" w:color="auto"/>
            <w:bottom w:val="none" w:sz="0" w:space="0" w:color="auto"/>
            <w:right w:val="none" w:sz="0" w:space="0" w:color="auto"/>
          </w:divBdr>
        </w:div>
        <w:div w:id="1390225405">
          <w:marLeft w:val="0"/>
          <w:marRight w:val="0"/>
          <w:marTop w:val="0"/>
          <w:marBottom w:val="0"/>
          <w:divBdr>
            <w:top w:val="none" w:sz="0" w:space="0" w:color="auto"/>
            <w:left w:val="none" w:sz="0" w:space="0" w:color="auto"/>
            <w:bottom w:val="none" w:sz="0" w:space="0" w:color="auto"/>
            <w:right w:val="none" w:sz="0" w:space="0" w:color="auto"/>
          </w:divBdr>
        </w:div>
        <w:div w:id="1501965625">
          <w:marLeft w:val="0"/>
          <w:marRight w:val="0"/>
          <w:marTop w:val="0"/>
          <w:marBottom w:val="0"/>
          <w:divBdr>
            <w:top w:val="none" w:sz="0" w:space="0" w:color="auto"/>
            <w:left w:val="none" w:sz="0" w:space="0" w:color="auto"/>
            <w:bottom w:val="none" w:sz="0" w:space="0" w:color="auto"/>
            <w:right w:val="none" w:sz="0" w:space="0" w:color="auto"/>
          </w:divBdr>
        </w:div>
        <w:div w:id="1583487765">
          <w:marLeft w:val="0"/>
          <w:marRight w:val="0"/>
          <w:marTop w:val="0"/>
          <w:marBottom w:val="0"/>
          <w:divBdr>
            <w:top w:val="none" w:sz="0" w:space="0" w:color="auto"/>
            <w:left w:val="none" w:sz="0" w:space="0" w:color="auto"/>
            <w:bottom w:val="none" w:sz="0" w:space="0" w:color="auto"/>
            <w:right w:val="none" w:sz="0" w:space="0" w:color="auto"/>
          </w:divBdr>
        </w:div>
        <w:div w:id="1601403862">
          <w:marLeft w:val="0"/>
          <w:marRight w:val="0"/>
          <w:marTop w:val="0"/>
          <w:marBottom w:val="0"/>
          <w:divBdr>
            <w:top w:val="none" w:sz="0" w:space="0" w:color="auto"/>
            <w:left w:val="none" w:sz="0" w:space="0" w:color="auto"/>
            <w:bottom w:val="none" w:sz="0" w:space="0" w:color="auto"/>
            <w:right w:val="none" w:sz="0" w:space="0" w:color="auto"/>
          </w:divBdr>
        </w:div>
        <w:div w:id="1654530161">
          <w:marLeft w:val="0"/>
          <w:marRight w:val="0"/>
          <w:marTop w:val="0"/>
          <w:marBottom w:val="0"/>
          <w:divBdr>
            <w:top w:val="none" w:sz="0" w:space="0" w:color="auto"/>
            <w:left w:val="none" w:sz="0" w:space="0" w:color="auto"/>
            <w:bottom w:val="none" w:sz="0" w:space="0" w:color="auto"/>
            <w:right w:val="none" w:sz="0" w:space="0" w:color="auto"/>
          </w:divBdr>
        </w:div>
        <w:div w:id="1825974065">
          <w:marLeft w:val="0"/>
          <w:marRight w:val="0"/>
          <w:marTop w:val="0"/>
          <w:marBottom w:val="0"/>
          <w:divBdr>
            <w:top w:val="none" w:sz="0" w:space="0" w:color="auto"/>
            <w:left w:val="none" w:sz="0" w:space="0" w:color="auto"/>
            <w:bottom w:val="none" w:sz="0" w:space="0" w:color="auto"/>
            <w:right w:val="none" w:sz="0" w:space="0" w:color="auto"/>
          </w:divBdr>
        </w:div>
        <w:div w:id="1900823762">
          <w:marLeft w:val="0"/>
          <w:marRight w:val="0"/>
          <w:marTop w:val="0"/>
          <w:marBottom w:val="0"/>
          <w:divBdr>
            <w:top w:val="none" w:sz="0" w:space="0" w:color="auto"/>
            <w:left w:val="none" w:sz="0" w:space="0" w:color="auto"/>
            <w:bottom w:val="none" w:sz="0" w:space="0" w:color="auto"/>
            <w:right w:val="none" w:sz="0" w:space="0" w:color="auto"/>
          </w:divBdr>
        </w:div>
      </w:divsChild>
    </w:div>
    <w:div w:id="850723261">
      <w:bodyDiv w:val="1"/>
      <w:marLeft w:val="0"/>
      <w:marRight w:val="0"/>
      <w:marTop w:val="0"/>
      <w:marBottom w:val="0"/>
      <w:divBdr>
        <w:top w:val="none" w:sz="0" w:space="0" w:color="auto"/>
        <w:left w:val="none" w:sz="0" w:space="0" w:color="auto"/>
        <w:bottom w:val="none" w:sz="0" w:space="0" w:color="auto"/>
        <w:right w:val="none" w:sz="0" w:space="0" w:color="auto"/>
      </w:divBdr>
      <w:divsChild>
        <w:div w:id="467894167">
          <w:marLeft w:val="0"/>
          <w:marRight w:val="0"/>
          <w:marTop w:val="0"/>
          <w:marBottom w:val="0"/>
          <w:divBdr>
            <w:top w:val="none" w:sz="0" w:space="0" w:color="auto"/>
            <w:left w:val="none" w:sz="0" w:space="0" w:color="auto"/>
            <w:bottom w:val="none" w:sz="0" w:space="0" w:color="auto"/>
            <w:right w:val="none" w:sz="0" w:space="0" w:color="auto"/>
          </w:divBdr>
        </w:div>
        <w:div w:id="510074656">
          <w:marLeft w:val="0"/>
          <w:marRight w:val="0"/>
          <w:marTop w:val="0"/>
          <w:marBottom w:val="0"/>
          <w:divBdr>
            <w:top w:val="none" w:sz="0" w:space="0" w:color="auto"/>
            <w:left w:val="none" w:sz="0" w:space="0" w:color="auto"/>
            <w:bottom w:val="none" w:sz="0" w:space="0" w:color="auto"/>
            <w:right w:val="none" w:sz="0" w:space="0" w:color="auto"/>
          </w:divBdr>
        </w:div>
        <w:div w:id="555745456">
          <w:marLeft w:val="0"/>
          <w:marRight w:val="0"/>
          <w:marTop w:val="0"/>
          <w:marBottom w:val="0"/>
          <w:divBdr>
            <w:top w:val="none" w:sz="0" w:space="0" w:color="auto"/>
            <w:left w:val="none" w:sz="0" w:space="0" w:color="auto"/>
            <w:bottom w:val="none" w:sz="0" w:space="0" w:color="auto"/>
            <w:right w:val="none" w:sz="0" w:space="0" w:color="auto"/>
          </w:divBdr>
        </w:div>
        <w:div w:id="653876503">
          <w:marLeft w:val="0"/>
          <w:marRight w:val="0"/>
          <w:marTop w:val="0"/>
          <w:marBottom w:val="0"/>
          <w:divBdr>
            <w:top w:val="none" w:sz="0" w:space="0" w:color="auto"/>
            <w:left w:val="none" w:sz="0" w:space="0" w:color="auto"/>
            <w:bottom w:val="none" w:sz="0" w:space="0" w:color="auto"/>
            <w:right w:val="none" w:sz="0" w:space="0" w:color="auto"/>
          </w:divBdr>
        </w:div>
        <w:div w:id="686952804">
          <w:marLeft w:val="0"/>
          <w:marRight w:val="0"/>
          <w:marTop w:val="0"/>
          <w:marBottom w:val="0"/>
          <w:divBdr>
            <w:top w:val="none" w:sz="0" w:space="0" w:color="auto"/>
            <w:left w:val="none" w:sz="0" w:space="0" w:color="auto"/>
            <w:bottom w:val="none" w:sz="0" w:space="0" w:color="auto"/>
            <w:right w:val="none" w:sz="0" w:space="0" w:color="auto"/>
          </w:divBdr>
        </w:div>
        <w:div w:id="1103258081">
          <w:marLeft w:val="0"/>
          <w:marRight w:val="0"/>
          <w:marTop w:val="0"/>
          <w:marBottom w:val="0"/>
          <w:divBdr>
            <w:top w:val="none" w:sz="0" w:space="0" w:color="auto"/>
            <w:left w:val="none" w:sz="0" w:space="0" w:color="auto"/>
            <w:bottom w:val="none" w:sz="0" w:space="0" w:color="auto"/>
            <w:right w:val="none" w:sz="0" w:space="0" w:color="auto"/>
          </w:divBdr>
        </w:div>
        <w:div w:id="1175651219">
          <w:marLeft w:val="0"/>
          <w:marRight w:val="0"/>
          <w:marTop w:val="0"/>
          <w:marBottom w:val="0"/>
          <w:divBdr>
            <w:top w:val="none" w:sz="0" w:space="0" w:color="auto"/>
            <w:left w:val="none" w:sz="0" w:space="0" w:color="auto"/>
            <w:bottom w:val="none" w:sz="0" w:space="0" w:color="auto"/>
            <w:right w:val="none" w:sz="0" w:space="0" w:color="auto"/>
          </w:divBdr>
        </w:div>
        <w:div w:id="1414428083">
          <w:marLeft w:val="0"/>
          <w:marRight w:val="0"/>
          <w:marTop w:val="0"/>
          <w:marBottom w:val="0"/>
          <w:divBdr>
            <w:top w:val="none" w:sz="0" w:space="0" w:color="auto"/>
            <w:left w:val="none" w:sz="0" w:space="0" w:color="auto"/>
            <w:bottom w:val="none" w:sz="0" w:space="0" w:color="auto"/>
            <w:right w:val="none" w:sz="0" w:space="0" w:color="auto"/>
          </w:divBdr>
        </w:div>
        <w:div w:id="1414744157">
          <w:marLeft w:val="0"/>
          <w:marRight w:val="0"/>
          <w:marTop w:val="0"/>
          <w:marBottom w:val="0"/>
          <w:divBdr>
            <w:top w:val="none" w:sz="0" w:space="0" w:color="auto"/>
            <w:left w:val="none" w:sz="0" w:space="0" w:color="auto"/>
            <w:bottom w:val="none" w:sz="0" w:space="0" w:color="auto"/>
            <w:right w:val="none" w:sz="0" w:space="0" w:color="auto"/>
          </w:divBdr>
        </w:div>
        <w:div w:id="1477725241">
          <w:marLeft w:val="0"/>
          <w:marRight w:val="0"/>
          <w:marTop w:val="0"/>
          <w:marBottom w:val="0"/>
          <w:divBdr>
            <w:top w:val="none" w:sz="0" w:space="0" w:color="auto"/>
            <w:left w:val="none" w:sz="0" w:space="0" w:color="auto"/>
            <w:bottom w:val="none" w:sz="0" w:space="0" w:color="auto"/>
            <w:right w:val="none" w:sz="0" w:space="0" w:color="auto"/>
          </w:divBdr>
        </w:div>
        <w:div w:id="1924485288">
          <w:marLeft w:val="0"/>
          <w:marRight w:val="0"/>
          <w:marTop w:val="0"/>
          <w:marBottom w:val="0"/>
          <w:divBdr>
            <w:top w:val="none" w:sz="0" w:space="0" w:color="auto"/>
            <w:left w:val="none" w:sz="0" w:space="0" w:color="auto"/>
            <w:bottom w:val="none" w:sz="0" w:space="0" w:color="auto"/>
            <w:right w:val="none" w:sz="0" w:space="0" w:color="auto"/>
          </w:divBdr>
        </w:div>
        <w:div w:id="2037151119">
          <w:marLeft w:val="0"/>
          <w:marRight w:val="0"/>
          <w:marTop w:val="0"/>
          <w:marBottom w:val="0"/>
          <w:divBdr>
            <w:top w:val="none" w:sz="0" w:space="0" w:color="auto"/>
            <w:left w:val="none" w:sz="0" w:space="0" w:color="auto"/>
            <w:bottom w:val="none" w:sz="0" w:space="0" w:color="auto"/>
            <w:right w:val="none" w:sz="0" w:space="0" w:color="auto"/>
          </w:divBdr>
        </w:div>
        <w:div w:id="2064015624">
          <w:marLeft w:val="0"/>
          <w:marRight w:val="0"/>
          <w:marTop w:val="0"/>
          <w:marBottom w:val="0"/>
          <w:divBdr>
            <w:top w:val="none" w:sz="0" w:space="0" w:color="auto"/>
            <w:left w:val="none" w:sz="0" w:space="0" w:color="auto"/>
            <w:bottom w:val="none" w:sz="0" w:space="0" w:color="auto"/>
            <w:right w:val="none" w:sz="0" w:space="0" w:color="auto"/>
          </w:divBdr>
        </w:div>
        <w:div w:id="2079327087">
          <w:marLeft w:val="0"/>
          <w:marRight w:val="0"/>
          <w:marTop w:val="0"/>
          <w:marBottom w:val="0"/>
          <w:divBdr>
            <w:top w:val="none" w:sz="0" w:space="0" w:color="auto"/>
            <w:left w:val="none" w:sz="0" w:space="0" w:color="auto"/>
            <w:bottom w:val="none" w:sz="0" w:space="0" w:color="auto"/>
            <w:right w:val="none" w:sz="0" w:space="0" w:color="auto"/>
          </w:divBdr>
        </w:div>
        <w:div w:id="2097361550">
          <w:marLeft w:val="0"/>
          <w:marRight w:val="0"/>
          <w:marTop w:val="0"/>
          <w:marBottom w:val="0"/>
          <w:divBdr>
            <w:top w:val="none" w:sz="0" w:space="0" w:color="auto"/>
            <w:left w:val="none" w:sz="0" w:space="0" w:color="auto"/>
            <w:bottom w:val="none" w:sz="0" w:space="0" w:color="auto"/>
            <w:right w:val="none" w:sz="0" w:space="0" w:color="auto"/>
          </w:divBdr>
        </w:div>
      </w:divsChild>
    </w:div>
    <w:div w:id="911817717">
      <w:bodyDiv w:val="1"/>
      <w:marLeft w:val="0"/>
      <w:marRight w:val="0"/>
      <w:marTop w:val="0"/>
      <w:marBottom w:val="0"/>
      <w:divBdr>
        <w:top w:val="none" w:sz="0" w:space="0" w:color="auto"/>
        <w:left w:val="none" w:sz="0" w:space="0" w:color="auto"/>
        <w:bottom w:val="none" w:sz="0" w:space="0" w:color="auto"/>
        <w:right w:val="none" w:sz="0" w:space="0" w:color="auto"/>
      </w:divBdr>
    </w:div>
    <w:div w:id="1001739406">
      <w:bodyDiv w:val="1"/>
      <w:marLeft w:val="0"/>
      <w:marRight w:val="0"/>
      <w:marTop w:val="0"/>
      <w:marBottom w:val="0"/>
      <w:divBdr>
        <w:top w:val="none" w:sz="0" w:space="0" w:color="auto"/>
        <w:left w:val="none" w:sz="0" w:space="0" w:color="auto"/>
        <w:bottom w:val="none" w:sz="0" w:space="0" w:color="auto"/>
        <w:right w:val="none" w:sz="0" w:space="0" w:color="auto"/>
      </w:divBdr>
    </w:div>
    <w:div w:id="1018190839">
      <w:bodyDiv w:val="1"/>
      <w:marLeft w:val="0"/>
      <w:marRight w:val="0"/>
      <w:marTop w:val="0"/>
      <w:marBottom w:val="0"/>
      <w:divBdr>
        <w:top w:val="none" w:sz="0" w:space="0" w:color="auto"/>
        <w:left w:val="none" w:sz="0" w:space="0" w:color="auto"/>
        <w:bottom w:val="none" w:sz="0" w:space="0" w:color="auto"/>
        <w:right w:val="none" w:sz="0" w:space="0" w:color="auto"/>
      </w:divBdr>
    </w:div>
    <w:div w:id="1024789488">
      <w:bodyDiv w:val="1"/>
      <w:marLeft w:val="0"/>
      <w:marRight w:val="0"/>
      <w:marTop w:val="0"/>
      <w:marBottom w:val="0"/>
      <w:divBdr>
        <w:top w:val="none" w:sz="0" w:space="0" w:color="auto"/>
        <w:left w:val="none" w:sz="0" w:space="0" w:color="auto"/>
        <w:bottom w:val="none" w:sz="0" w:space="0" w:color="auto"/>
        <w:right w:val="none" w:sz="0" w:space="0" w:color="auto"/>
      </w:divBdr>
    </w:div>
    <w:div w:id="1029183208">
      <w:bodyDiv w:val="1"/>
      <w:marLeft w:val="0"/>
      <w:marRight w:val="0"/>
      <w:marTop w:val="0"/>
      <w:marBottom w:val="0"/>
      <w:divBdr>
        <w:top w:val="none" w:sz="0" w:space="0" w:color="auto"/>
        <w:left w:val="none" w:sz="0" w:space="0" w:color="auto"/>
        <w:bottom w:val="none" w:sz="0" w:space="0" w:color="auto"/>
        <w:right w:val="none" w:sz="0" w:space="0" w:color="auto"/>
      </w:divBdr>
    </w:div>
    <w:div w:id="1198740188">
      <w:bodyDiv w:val="1"/>
      <w:marLeft w:val="0"/>
      <w:marRight w:val="0"/>
      <w:marTop w:val="0"/>
      <w:marBottom w:val="0"/>
      <w:divBdr>
        <w:top w:val="none" w:sz="0" w:space="0" w:color="auto"/>
        <w:left w:val="none" w:sz="0" w:space="0" w:color="auto"/>
        <w:bottom w:val="none" w:sz="0" w:space="0" w:color="auto"/>
        <w:right w:val="none" w:sz="0" w:space="0" w:color="auto"/>
      </w:divBdr>
      <w:divsChild>
        <w:div w:id="62409580">
          <w:marLeft w:val="0"/>
          <w:marRight w:val="0"/>
          <w:marTop w:val="0"/>
          <w:marBottom w:val="0"/>
          <w:divBdr>
            <w:top w:val="none" w:sz="0" w:space="0" w:color="auto"/>
            <w:left w:val="none" w:sz="0" w:space="0" w:color="auto"/>
            <w:bottom w:val="none" w:sz="0" w:space="0" w:color="auto"/>
            <w:right w:val="none" w:sz="0" w:space="0" w:color="auto"/>
          </w:divBdr>
        </w:div>
        <w:div w:id="71391248">
          <w:marLeft w:val="0"/>
          <w:marRight w:val="0"/>
          <w:marTop w:val="0"/>
          <w:marBottom w:val="0"/>
          <w:divBdr>
            <w:top w:val="none" w:sz="0" w:space="0" w:color="auto"/>
            <w:left w:val="none" w:sz="0" w:space="0" w:color="auto"/>
            <w:bottom w:val="none" w:sz="0" w:space="0" w:color="auto"/>
            <w:right w:val="none" w:sz="0" w:space="0" w:color="auto"/>
          </w:divBdr>
        </w:div>
        <w:div w:id="93482828">
          <w:marLeft w:val="0"/>
          <w:marRight w:val="0"/>
          <w:marTop w:val="0"/>
          <w:marBottom w:val="0"/>
          <w:divBdr>
            <w:top w:val="none" w:sz="0" w:space="0" w:color="auto"/>
            <w:left w:val="none" w:sz="0" w:space="0" w:color="auto"/>
            <w:bottom w:val="none" w:sz="0" w:space="0" w:color="auto"/>
            <w:right w:val="none" w:sz="0" w:space="0" w:color="auto"/>
          </w:divBdr>
        </w:div>
        <w:div w:id="344283899">
          <w:marLeft w:val="0"/>
          <w:marRight w:val="0"/>
          <w:marTop w:val="0"/>
          <w:marBottom w:val="0"/>
          <w:divBdr>
            <w:top w:val="none" w:sz="0" w:space="0" w:color="auto"/>
            <w:left w:val="none" w:sz="0" w:space="0" w:color="auto"/>
            <w:bottom w:val="none" w:sz="0" w:space="0" w:color="auto"/>
            <w:right w:val="none" w:sz="0" w:space="0" w:color="auto"/>
          </w:divBdr>
        </w:div>
        <w:div w:id="433937359">
          <w:marLeft w:val="0"/>
          <w:marRight w:val="0"/>
          <w:marTop w:val="0"/>
          <w:marBottom w:val="0"/>
          <w:divBdr>
            <w:top w:val="none" w:sz="0" w:space="0" w:color="auto"/>
            <w:left w:val="none" w:sz="0" w:space="0" w:color="auto"/>
            <w:bottom w:val="none" w:sz="0" w:space="0" w:color="auto"/>
            <w:right w:val="none" w:sz="0" w:space="0" w:color="auto"/>
          </w:divBdr>
        </w:div>
        <w:div w:id="455026985">
          <w:marLeft w:val="0"/>
          <w:marRight w:val="0"/>
          <w:marTop w:val="0"/>
          <w:marBottom w:val="0"/>
          <w:divBdr>
            <w:top w:val="none" w:sz="0" w:space="0" w:color="auto"/>
            <w:left w:val="none" w:sz="0" w:space="0" w:color="auto"/>
            <w:bottom w:val="none" w:sz="0" w:space="0" w:color="auto"/>
            <w:right w:val="none" w:sz="0" w:space="0" w:color="auto"/>
          </w:divBdr>
        </w:div>
        <w:div w:id="647444910">
          <w:marLeft w:val="0"/>
          <w:marRight w:val="0"/>
          <w:marTop w:val="0"/>
          <w:marBottom w:val="0"/>
          <w:divBdr>
            <w:top w:val="none" w:sz="0" w:space="0" w:color="auto"/>
            <w:left w:val="none" w:sz="0" w:space="0" w:color="auto"/>
            <w:bottom w:val="none" w:sz="0" w:space="0" w:color="auto"/>
            <w:right w:val="none" w:sz="0" w:space="0" w:color="auto"/>
          </w:divBdr>
        </w:div>
        <w:div w:id="730999444">
          <w:marLeft w:val="0"/>
          <w:marRight w:val="0"/>
          <w:marTop w:val="0"/>
          <w:marBottom w:val="0"/>
          <w:divBdr>
            <w:top w:val="none" w:sz="0" w:space="0" w:color="auto"/>
            <w:left w:val="none" w:sz="0" w:space="0" w:color="auto"/>
            <w:bottom w:val="none" w:sz="0" w:space="0" w:color="auto"/>
            <w:right w:val="none" w:sz="0" w:space="0" w:color="auto"/>
          </w:divBdr>
        </w:div>
        <w:div w:id="982197236">
          <w:marLeft w:val="0"/>
          <w:marRight w:val="0"/>
          <w:marTop w:val="0"/>
          <w:marBottom w:val="0"/>
          <w:divBdr>
            <w:top w:val="none" w:sz="0" w:space="0" w:color="auto"/>
            <w:left w:val="none" w:sz="0" w:space="0" w:color="auto"/>
            <w:bottom w:val="none" w:sz="0" w:space="0" w:color="auto"/>
            <w:right w:val="none" w:sz="0" w:space="0" w:color="auto"/>
          </w:divBdr>
        </w:div>
        <w:div w:id="1314600421">
          <w:marLeft w:val="0"/>
          <w:marRight w:val="0"/>
          <w:marTop w:val="0"/>
          <w:marBottom w:val="0"/>
          <w:divBdr>
            <w:top w:val="none" w:sz="0" w:space="0" w:color="auto"/>
            <w:left w:val="none" w:sz="0" w:space="0" w:color="auto"/>
            <w:bottom w:val="none" w:sz="0" w:space="0" w:color="auto"/>
            <w:right w:val="none" w:sz="0" w:space="0" w:color="auto"/>
          </w:divBdr>
        </w:div>
        <w:div w:id="1390228377">
          <w:marLeft w:val="0"/>
          <w:marRight w:val="0"/>
          <w:marTop w:val="0"/>
          <w:marBottom w:val="0"/>
          <w:divBdr>
            <w:top w:val="none" w:sz="0" w:space="0" w:color="auto"/>
            <w:left w:val="none" w:sz="0" w:space="0" w:color="auto"/>
            <w:bottom w:val="none" w:sz="0" w:space="0" w:color="auto"/>
            <w:right w:val="none" w:sz="0" w:space="0" w:color="auto"/>
          </w:divBdr>
        </w:div>
        <w:div w:id="1420523855">
          <w:marLeft w:val="0"/>
          <w:marRight w:val="0"/>
          <w:marTop w:val="0"/>
          <w:marBottom w:val="0"/>
          <w:divBdr>
            <w:top w:val="none" w:sz="0" w:space="0" w:color="auto"/>
            <w:left w:val="none" w:sz="0" w:space="0" w:color="auto"/>
            <w:bottom w:val="none" w:sz="0" w:space="0" w:color="auto"/>
            <w:right w:val="none" w:sz="0" w:space="0" w:color="auto"/>
          </w:divBdr>
        </w:div>
        <w:div w:id="1608348492">
          <w:marLeft w:val="0"/>
          <w:marRight w:val="0"/>
          <w:marTop w:val="0"/>
          <w:marBottom w:val="0"/>
          <w:divBdr>
            <w:top w:val="none" w:sz="0" w:space="0" w:color="auto"/>
            <w:left w:val="none" w:sz="0" w:space="0" w:color="auto"/>
            <w:bottom w:val="none" w:sz="0" w:space="0" w:color="auto"/>
            <w:right w:val="none" w:sz="0" w:space="0" w:color="auto"/>
          </w:divBdr>
        </w:div>
        <w:div w:id="1673991551">
          <w:marLeft w:val="0"/>
          <w:marRight w:val="0"/>
          <w:marTop w:val="0"/>
          <w:marBottom w:val="0"/>
          <w:divBdr>
            <w:top w:val="none" w:sz="0" w:space="0" w:color="auto"/>
            <w:left w:val="none" w:sz="0" w:space="0" w:color="auto"/>
            <w:bottom w:val="none" w:sz="0" w:space="0" w:color="auto"/>
            <w:right w:val="none" w:sz="0" w:space="0" w:color="auto"/>
          </w:divBdr>
        </w:div>
        <w:div w:id="1784224328">
          <w:marLeft w:val="0"/>
          <w:marRight w:val="0"/>
          <w:marTop w:val="0"/>
          <w:marBottom w:val="0"/>
          <w:divBdr>
            <w:top w:val="none" w:sz="0" w:space="0" w:color="auto"/>
            <w:left w:val="none" w:sz="0" w:space="0" w:color="auto"/>
            <w:bottom w:val="none" w:sz="0" w:space="0" w:color="auto"/>
            <w:right w:val="none" w:sz="0" w:space="0" w:color="auto"/>
          </w:divBdr>
        </w:div>
      </w:divsChild>
    </w:div>
    <w:div w:id="1369573700">
      <w:bodyDiv w:val="1"/>
      <w:marLeft w:val="0"/>
      <w:marRight w:val="0"/>
      <w:marTop w:val="0"/>
      <w:marBottom w:val="0"/>
      <w:divBdr>
        <w:top w:val="none" w:sz="0" w:space="0" w:color="auto"/>
        <w:left w:val="none" w:sz="0" w:space="0" w:color="auto"/>
        <w:bottom w:val="none" w:sz="0" w:space="0" w:color="auto"/>
        <w:right w:val="none" w:sz="0" w:space="0" w:color="auto"/>
      </w:divBdr>
      <w:divsChild>
        <w:div w:id="191635771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508444555">
      <w:bodyDiv w:val="1"/>
      <w:marLeft w:val="0"/>
      <w:marRight w:val="0"/>
      <w:marTop w:val="0"/>
      <w:marBottom w:val="0"/>
      <w:divBdr>
        <w:top w:val="none" w:sz="0" w:space="0" w:color="auto"/>
        <w:left w:val="none" w:sz="0" w:space="0" w:color="auto"/>
        <w:bottom w:val="none" w:sz="0" w:space="0" w:color="auto"/>
        <w:right w:val="none" w:sz="0" w:space="0" w:color="auto"/>
      </w:divBdr>
    </w:div>
    <w:div w:id="1728452390">
      <w:bodyDiv w:val="1"/>
      <w:marLeft w:val="0"/>
      <w:marRight w:val="0"/>
      <w:marTop w:val="0"/>
      <w:marBottom w:val="0"/>
      <w:divBdr>
        <w:top w:val="none" w:sz="0" w:space="0" w:color="auto"/>
        <w:left w:val="none" w:sz="0" w:space="0" w:color="auto"/>
        <w:bottom w:val="none" w:sz="0" w:space="0" w:color="auto"/>
        <w:right w:val="none" w:sz="0" w:space="0" w:color="auto"/>
      </w:divBdr>
    </w:div>
    <w:div w:id="1907757707">
      <w:bodyDiv w:val="1"/>
      <w:marLeft w:val="0"/>
      <w:marRight w:val="0"/>
      <w:marTop w:val="0"/>
      <w:marBottom w:val="0"/>
      <w:divBdr>
        <w:top w:val="none" w:sz="0" w:space="0" w:color="auto"/>
        <w:left w:val="none" w:sz="0" w:space="0" w:color="auto"/>
        <w:bottom w:val="none" w:sz="0" w:space="0" w:color="auto"/>
        <w:right w:val="none" w:sz="0" w:space="0" w:color="auto"/>
      </w:divBdr>
    </w:div>
    <w:div w:id="1932815188">
      <w:bodyDiv w:val="1"/>
      <w:marLeft w:val="0"/>
      <w:marRight w:val="0"/>
      <w:marTop w:val="0"/>
      <w:marBottom w:val="0"/>
      <w:divBdr>
        <w:top w:val="none" w:sz="0" w:space="0" w:color="auto"/>
        <w:left w:val="none" w:sz="0" w:space="0" w:color="auto"/>
        <w:bottom w:val="none" w:sz="0" w:space="0" w:color="auto"/>
        <w:right w:val="none" w:sz="0" w:space="0" w:color="auto"/>
      </w:divBdr>
      <w:divsChild>
        <w:div w:id="205337836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40625615">
      <w:bodyDiv w:val="1"/>
      <w:marLeft w:val="0"/>
      <w:marRight w:val="0"/>
      <w:marTop w:val="0"/>
      <w:marBottom w:val="0"/>
      <w:divBdr>
        <w:top w:val="none" w:sz="0" w:space="0" w:color="auto"/>
        <w:left w:val="none" w:sz="0" w:space="0" w:color="auto"/>
        <w:bottom w:val="none" w:sz="0" w:space="0" w:color="auto"/>
        <w:right w:val="none" w:sz="0" w:space="0" w:color="auto"/>
      </w:divBdr>
      <w:divsChild>
        <w:div w:id="1785223">
          <w:marLeft w:val="0"/>
          <w:marRight w:val="0"/>
          <w:marTop w:val="0"/>
          <w:marBottom w:val="0"/>
          <w:divBdr>
            <w:top w:val="none" w:sz="0" w:space="0" w:color="auto"/>
            <w:left w:val="none" w:sz="0" w:space="0" w:color="auto"/>
            <w:bottom w:val="none" w:sz="0" w:space="0" w:color="auto"/>
            <w:right w:val="none" w:sz="0" w:space="0" w:color="auto"/>
          </w:divBdr>
        </w:div>
        <w:div w:id="114061236">
          <w:marLeft w:val="0"/>
          <w:marRight w:val="0"/>
          <w:marTop w:val="0"/>
          <w:marBottom w:val="0"/>
          <w:divBdr>
            <w:top w:val="none" w:sz="0" w:space="0" w:color="auto"/>
            <w:left w:val="none" w:sz="0" w:space="0" w:color="auto"/>
            <w:bottom w:val="none" w:sz="0" w:space="0" w:color="auto"/>
            <w:right w:val="none" w:sz="0" w:space="0" w:color="auto"/>
          </w:divBdr>
        </w:div>
        <w:div w:id="331183581">
          <w:marLeft w:val="0"/>
          <w:marRight w:val="0"/>
          <w:marTop w:val="0"/>
          <w:marBottom w:val="0"/>
          <w:divBdr>
            <w:top w:val="none" w:sz="0" w:space="0" w:color="auto"/>
            <w:left w:val="none" w:sz="0" w:space="0" w:color="auto"/>
            <w:bottom w:val="none" w:sz="0" w:space="0" w:color="auto"/>
            <w:right w:val="none" w:sz="0" w:space="0" w:color="auto"/>
          </w:divBdr>
        </w:div>
        <w:div w:id="569969326">
          <w:marLeft w:val="0"/>
          <w:marRight w:val="0"/>
          <w:marTop w:val="0"/>
          <w:marBottom w:val="0"/>
          <w:divBdr>
            <w:top w:val="none" w:sz="0" w:space="0" w:color="auto"/>
            <w:left w:val="none" w:sz="0" w:space="0" w:color="auto"/>
            <w:bottom w:val="none" w:sz="0" w:space="0" w:color="auto"/>
            <w:right w:val="none" w:sz="0" w:space="0" w:color="auto"/>
          </w:divBdr>
        </w:div>
        <w:div w:id="697052068">
          <w:marLeft w:val="0"/>
          <w:marRight w:val="0"/>
          <w:marTop w:val="0"/>
          <w:marBottom w:val="0"/>
          <w:divBdr>
            <w:top w:val="none" w:sz="0" w:space="0" w:color="auto"/>
            <w:left w:val="none" w:sz="0" w:space="0" w:color="auto"/>
            <w:bottom w:val="none" w:sz="0" w:space="0" w:color="auto"/>
            <w:right w:val="none" w:sz="0" w:space="0" w:color="auto"/>
          </w:divBdr>
        </w:div>
        <w:div w:id="835074919">
          <w:marLeft w:val="0"/>
          <w:marRight w:val="0"/>
          <w:marTop w:val="0"/>
          <w:marBottom w:val="0"/>
          <w:divBdr>
            <w:top w:val="none" w:sz="0" w:space="0" w:color="auto"/>
            <w:left w:val="none" w:sz="0" w:space="0" w:color="auto"/>
            <w:bottom w:val="none" w:sz="0" w:space="0" w:color="auto"/>
            <w:right w:val="none" w:sz="0" w:space="0" w:color="auto"/>
          </w:divBdr>
        </w:div>
        <w:div w:id="1013259497">
          <w:marLeft w:val="0"/>
          <w:marRight w:val="0"/>
          <w:marTop w:val="0"/>
          <w:marBottom w:val="0"/>
          <w:divBdr>
            <w:top w:val="none" w:sz="0" w:space="0" w:color="auto"/>
            <w:left w:val="none" w:sz="0" w:space="0" w:color="auto"/>
            <w:bottom w:val="none" w:sz="0" w:space="0" w:color="auto"/>
            <w:right w:val="none" w:sz="0" w:space="0" w:color="auto"/>
          </w:divBdr>
        </w:div>
        <w:div w:id="1385258515">
          <w:marLeft w:val="0"/>
          <w:marRight w:val="0"/>
          <w:marTop w:val="0"/>
          <w:marBottom w:val="0"/>
          <w:divBdr>
            <w:top w:val="none" w:sz="0" w:space="0" w:color="auto"/>
            <w:left w:val="none" w:sz="0" w:space="0" w:color="auto"/>
            <w:bottom w:val="none" w:sz="0" w:space="0" w:color="auto"/>
            <w:right w:val="none" w:sz="0" w:space="0" w:color="auto"/>
          </w:divBdr>
        </w:div>
        <w:div w:id="1445031693">
          <w:marLeft w:val="0"/>
          <w:marRight w:val="0"/>
          <w:marTop w:val="0"/>
          <w:marBottom w:val="0"/>
          <w:divBdr>
            <w:top w:val="none" w:sz="0" w:space="0" w:color="auto"/>
            <w:left w:val="none" w:sz="0" w:space="0" w:color="auto"/>
            <w:bottom w:val="none" w:sz="0" w:space="0" w:color="auto"/>
            <w:right w:val="none" w:sz="0" w:space="0" w:color="auto"/>
          </w:divBdr>
        </w:div>
        <w:div w:id="1605261131">
          <w:marLeft w:val="0"/>
          <w:marRight w:val="0"/>
          <w:marTop w:val="0"/>
          <w:marBottom w:val="0"/>
          <w:divBdr>
            <w:top w:val="none" w:sz="0" w:space="0" w:color="auto"/>
            <w:left w:val="none" w:sz="0" w:space="0" w:color="auto"/>
            <w:bottom w:val="none" w:sz="0" w:space="0" w:color="auto"/>
            <w:right w:val="none" w:sz="0" w:space="0" w:color="auto"/>
          </w:divBdr>
        </w:div>
        <w:div w:id="1770154428">
          <w:marLeft w:val="0"/>
          <w:marRight w:val="0"/>
          <w:marTop w:val="0"/>
          <w:marBottom w:val="0"/>
          <w:divBdr>
            <w:top w:val="none" w:sz="0" w:space="0" w:color="auto"/>
            <w:left w:val="none" w:sz="0" w:space="0" w:color="auto"/>
            <w:bottom w:val="none" w:sz="0" w:space="0" w:color="auto"/>
            <w:right w:val="none" w:sz="0" w:space="0" w:color="auto"/>
          </w:divBdr>
        </w:div>
        <w:div w:id="1849979855">
          <w:marLeft w:val="0"/>
          <w:marRight w:val="0"/>
          <w:marTop w:val="0"/>
          <w:marBottom w:val="0"/>
          <w:divBdr>
            <w:top w:val="none" w:sz="0" w:space="0" w:color="auto"/>
            <w:left w:val="none" w:sz="0" w:space="0" w:color="auto"/>
            <w:bottom w:val="none" w:sz="0" w:space="0" w:color="auto"/>
            <w:right w:val="none" w:sz="0" w:space="0" w:color="auto"/>
          </w:divBdr>
        </w:div>
        <w:div w:id="1865244995">
          <w:marLeft w:val="0"/>
          <w:marRight w:val="0"/>
          <w:marTop w:val="0"/>
          <w:marBottom w:val="0"/>
          <w:divBdr>
            <w:top w:val="none" w:sz="0" w:space="0" w:color="auto"/>
            <w:left w:val="none" w:sz="0" w:space="0" w:color="auto"/>
            <w:bottom w:val="none" w:sz="0" w:space="0" w:color="auto"/>
            <w:right w:val="none" w:sz="0" w:space="0" w:color="auto"/>
          </w:divBdr>
        </w:div>
        <w:div w:id="1873692932">
          <w:marLeft w:val="0"/>
          <w:marRight w:val="0"/>
          <w:marTop w:val="0"/>
          <w:marBottom w:val="0"/>
          <w:divBdr>
            <w:top w:val="none" w:sz="0" w:space="0" w:color="auto"/>
            <w:left w:val="none" w:sz="0" w:space="0" w:color="auto"/>
            <w:bottom w:val="none" w:sz="0" w:space="0" w:color="auto"/>
            <w:right w:val="none" w:sz="0" w:space="0" w:color="auto"/>
          </w:divBdr>
        </w:div>
        <w:div w:id="1895968832">
          <w:marLeft w:val="0"/>
          <w:marRight w:val="0"/>
          <w:marTop w:val="0"/>
          <w:marBottom w:val="0"/>
          <w:divBdr>
            <w:top w:val="none" w:sz="0" w:space="0" w:color="auto"/>
            <w:left w:val="none" w:sz="0" w:space="0" w:color="auto"/>
            <w:bottom w:val="none" w:sz="0" w:space="0" w:color="auto"/>
            <w:right w:val="none" w:sz="0" w:space="0" w:color="auto"/>
          </w:divBdr>
        </w:div>
      </w:divsChild>
    </w:div>
    <w:div w:id="2093969778">
      <w:bodyDiv w:val="1"/>
      <w:marLeft w:val="0"/>
      <w:marRight w:val="0"/>
      <w:marTop w:val="0"/>
      <w:marBottom w:val="0"/>
      <w:divBdr>
        <w:top w:val="none" w:sz="0" w:space="0" w:color="auto"/>
        <w:left w:val="none" w:sz="0" w:space="0" w:color="auto"/>
        <w:bottom w:val="none" w:sz="0" w:space="0" w:color="auto"/>
        <w:right w:val="none" w:sz="0" w:space="0" w:color="auto"/>
      </w:divBdr>
      <w:divsChild>
        <w:div w:id="192487276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6521E-C238-472D-A11B-2A819B4DB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4282</Words>
  <Characters>24413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dc:creator>
  <cp:keywords/>
  <dc:description/>
  <cp:lastModifiedBy>Samruddhi Sasavade</cp:lastModifiedBy>
  <cp:revision>2</cp:revision>
  <dcterms:created xsi:type="dcterms:W3CDTF">2022-12-09T13:42:00Z</dcterms:created>
  <dcterms:modified xsi:type="dcterms:W3CDTF">2022-12-09T13:42:00Z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-1078282363</vt:i4>
  </property>
</Properties>
</file>